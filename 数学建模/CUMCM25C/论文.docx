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67125" w14:textId="5F6F097F" w:rsidR="004B6A1E" w:rsidRDefault="004B6A1E" w:rsidP="00E40DF2">
      <w:pPr>
        <w:spacing w:beforeLines="50" w:before="156" w:afterLines="50" w:after="156"/>
        <w:ind w:firstLineChars="0" w:firstLine="0"/>
        <w:jc w:val="center"/>
        <w:rPr>
          <w:rFonts w:eastAsia="黑体" w:cstheme="majorBidi"/>
          <w:b/>
          <w:bCs/>
          <w:sz w:val="32"/>
          <w:szCs w:val="32"/>
        </w:rPr>
      </w:pPr>
      <w:r w:rsidRPr="004B6A1E">
        <w:rPr>
          <w:rFonts w:eastAsia="黑体" w:cstheme="majorBidi" w:hint="eastAsia"/>
          <w:b/>
          <w:bCs/>
          <w:sz w:val="32"/>
          <w:szCs w:val="32"/>
        </w:rPr>
        <w:t>基于纵向数据的</w:t>
      </w:r>
      <w:r w:rsidRPr="004B6A1E">
        <w:rPr>
          <w:rFonts w:eastAsia="黑体" w:cstheme="majorBidi" w:hint="eastAsia"/>
          <w:b/>
          <w:bCs/>
          <w:sz w:val="32"/>
          <w:szCs w:val="32"/>
        </w:rPr>
        <w:t>NIPT</w:t>
      </w:r>
      <w:r w:rsidRPr="004B6A1E">
        <w:rPr>
          <w:rFonts w:eastAsia="黑体" w:cstheme="majorBidi" w:hint="eastAsia"/>
          <w:b/>
          <w:bCs/>
          <w:sz w:val="32"/>
          <w:szCs w:val="32"/>
        </w:rPr>
        <w:t>时点优化与</w:t>
      </w:r>
      <w:r>
        <w:rPr>
          <w:rFonts w:eastAsia="黑体" w:cstheme="majorBidi" w:hint="eastAsia"/>
          <w:b/>
          <w:bCs/>
          <w:sz w:val="32"/>
          <w:szCs w:val="32"/>
        </w:rPr>
        <w:t>胎儿</w:t>
      </w:r>
      <w:r w:rsidRPr="004B6A1E">
        <w:rPr>
          <w:rFonts w:eastAsia="黑体" w:cstheme="majorBidi" w:hint="eastAsia"/>
          <w:b/>
          <w:bCs/>
          <w:sz w:val="32"/>
          <w:szCs w:val="32"/>
        </w:rPr>
        <w:t>异常判定</w:t>
      </w:r>
    </w:p>
    <w:p w14:paraId="04159C2F" w14:textId="2710D6A0" w:rsidR="00E40DF2" w:rsidRDefault="00E40DF2" w:rsidP="00E40DF2">
      <w:pPr>
        <w:spacing w:beforeLines="50" w:before="156" w:afterLines="50" w:after="156"/>
        <w:ind w:firstLineChars="0" w:firstLine="0"/>
        <w:jc w:val="center"/>
        <w:rPr>
          <w:rFonts w:ascii="黑体" w:eastAsia="黑体" w:hAnsi="黑体" w:cs="黑体" w:hint="eastAsia"/>
          <w:sz w:val="28"/>
          <w:szCs w:val="28"/>
        </w:rPr>
      </w:pPr>
      <w:r>
        <w:rPr>
          <w:rFonts w:ascii="黑体" w:eastAsia="黑体" w:hAnsi="黑体" w:cs="黑体" w:hint="eastAsia"/>
          <w:sz w:val="28"/>
          <w:szCs w:val="28"/>
        </w:rPr>
        <w:t>摘要</w:t>
      </w:r>
    </w:p>
    <w:p w14:paraId="4C156382" w14:textId="2961F1E3" w:rsidR="00E40DF2" w:rsidRDefault="00E40DF2" w:rsidP="00E40DF2">
      <w:pPr>
        <w:spacing w:line="252" w:lineRule="auto"/>
        <w:ind w:firstLine="480"/>
      </w:pPr>
      <w:r w:rsidRPr="00CB1341">
        <w:rPr>
          <w:rFonts w:hint="eastAsia"/>
          <w:lang w:eastAsia="zh"/>
        </w:rPr>
        <w:t>无创产前检测（</w:t>
      </w:r>
      <w:r w:rsidRPr="00CB1341">
        <w:rPr>
          <w:rFonts w:hint="eastAsia"/>
          <w:lang w:eastAsia="zh"/>
        </w:rPr>
        <w:t>NIPT</w:t>
      </w:r>
      <w:r w:rsidRPr="00CB1341">
        <w:rPr>
          <w:rFonts w:hint="eastAsia"/>
          <w:lang w:eastAsia="zh"/>
        </w:rPr>
        <w:t>）</w:t>
      </w:r>
      <w:r>
        <w:rPr>
          <w:rFonts w:hint="eastAsia"/>
          <w:lang w:eastAsia="zh"/>
        </w:rPr>
        <w:t>是当前临床上早期检测胎儿健康情况的重要医学手段。本文针对</w:t>
      </w:r>
      <w:r>
        <w:rPr>
          <w:rFonts w:hint="eastAsia"/>
        </w:rPr>
        <w:t>NIPT</w:t>
      </w:r>
      <w:r>
        <w:rPr>
          <w:rFonts w:hint="eastAsia"/>
          <w:lang w:eastAsia="zh"/>
        </w:rPr>
        <w:t>技术检测时点的风险不确定性和异常诊断机制复杂</w:t>
      </w:r>
      <w:r w:rsidR="00B24615">
        <w:rPr>
          <w:rFonts w:hint="eastAsia"/>
          <w:lang w:eastAsia="zh"/>
        </w:rPr>
        <w:t>这两</w:t>
      </w:r>
      <w:r>
        <w:rPr>
          <w:rFonts w:hint="eastAsia"/>
          <w:lang w:eastAsia="zh"/>
        </w:rPr>
        <w:t>大核心挑战，构建了</w:t>
      </w:r>
      <w:r w:rsidR="00B24615">
        <w:rPr>
          <w:rFonts w:hint="eastAsia"/>
          <w:lang w:eastAsia="zh"/>
        </w:rPr>
        <w:t>回归、</w:t>
      </w:r>
      <w:r>
        <w:rPr>
          <w:rFonts w:hint="eastAsia"/>
          <w:lang w:eastAsia="zh"/>
        </w:rPr>
        <w:t>优化和机器学习模型。通过线性混合效应模型、优化算法和逻辑回归等方法，为</w:t>
      </w:r>
      <w:r w:rsidR="003234B0">
        <w:rPr>
          <w:rFonts w:hint="eastAsia"/>
        </w:rPr>
        <w:t>实际的</w:t>
      </w:r>
      <w:r>
        <w:rPr>
          <w:rFonts w:hint="eastAsia"/>
          <w:lang w:eastAsia="zh"/>
        </w:rPr>
        <w:t>临床决策</w:t>
      </w:r>
      <w:r w:rsidR="003234B0">
        <w:rPr>
          <w:rFonts w:hint="eastAsia"/>
          <w:lang w:eastAsia="zh"/>
        </w:rPr>
        <w:t>或</w:t>
      </w:r>
      <w:r w:rsidR="00B24615">
        <w:rPr>
          <w:rFonts w:hint="eastAsia"/>
          <w:lang w:eastAsia="zh"/>
        </w:rPr>
        <w:t>异常检出</w:t>
      </w:r>
      <w:r w:rsidR="003234B0">
        <w:rPr>
          <w:rFonts w:hint="eastAsia"/>
          <w:lang w:eastAsia="zh"/>
        </w:rPr>
        <w:t>任务</w:t>
      </w:r>
      <w:r>
        <w:rPr>
          <w:rFonts w:hint="eastAsia"/>
          <w:lang w:eastAsia="zh"/>
        </w:rPr>
        <w:t>提供数据驱动的方案。</w:t>
      </w:r>
    </w:p>
    <w:p w14:paraId="6B97410C" w14:textId="2C6E5252" w:rsidR="00E40DF2" w:rsidRDefault="00E40DF2" w:rsidP="00E40DF2">
      <w:pPr>
        <w:spacing w:line="252" w:lineRule="auto"/>
        <w:ind w:firstLine="480"/>
      </w:pPr>
      <w:r>
        <w:rPr>
          <w:rFonts w:hint="eastAsia"/>
        </w:rPr>
        <w:t>针对问题</w:t>
      </w:r>
      <w:proofErr w:type="gramStart"/>
      <w:r>
        <w:rPr>
          <w:rFonts w:hint="eastAsia"/>
        </w:rPr>
        <w:t>一</w:t>
      </w:r>
      <w:proofErr w:type="gramEnd"/>
      <w:r>
        <w:rPr>
          <w:rFonts w:hint="eastAsia"/>
        </w:rPr>
        <w:t>，本文</w:t>
      </w:r>
      <w:r w:rsidR="00B24615">
        <w:rPr>
          <w:rFonts w:hint="eastAsia"/>
        </w:rPr>
        <w:t>首先通过</w:t>
      </w:r>
      <w:r w:rsidR="003234B0" w:rsidRPr="00B24615">
        <w:rPr>
          <w:rFonts w:hint="eastAsia"/>
          <w:lang w:eastAsia="zh"/>
        </w:rPr>
        <w:t>Pearson</w:t>
      </w:r>
      <w:r w:rsidR="003234B0" w:rsidRPr="00B24615">
        <w:rPr>
          <w:rFonts w:hint="eastAsia"/>
          <w:lang w:eastAsia="zh"/>
        </w:rPr>
        <w:t>相关系数</w:t>
      </w:r>
      <w:r w:rsidR="003234B0">
        <w:rPr>
          <w:rFonts w:hint="eastAsia"/>
          <w:lang w:eastAsia="zh"/>
        </w:rPr>
        <w:t>和数据特征分析，否定了传统线性回归模型（</w:t>
      </w:r>
      <w:r w:rsidR="003234B0">
        <w:rPr>
          <w:rFonts w:hint="eastAsia"/>
        </w:rPr>
        <w:t>OLS</w:t>
      </w:r>
      <w:r w:rsidR="003234B0">
        <w:rPr>
          <w:rFonts w:hint="eastAsia"/>
          <w:lang w:eastAsia="zh"/>
        </w:rPr>
        <w:t>）的可行性。基于此，我们</w:t>
      </w:r>
      <w:r>
        <w:rPr>
          <w:rFonts w:hint="eastAsia"/>
        </w:rPr>
        <w:t>建立了线性混合效应模型（</w:t>
      </w:r>
      <w:r>
        <w:rPr>
          <w:rFonts w:hint="eastAsia"/>
        </w:rPr>
        <w:t>LMM</w:t>
      </w:r>
      <w:r>
        <w:rPr>
          <w:rFonts w:hint="eastAsia"/>
        </w:rPr>
        <w:t>），针对重复测量数据问题引入随机截距项，</w:t>
      </w:r>
      <w:r w:rsidR="003234B0">
        <w:rPr>
          <w:rFonts w:hint="eastAsia"/>
        </w:rPr>
        <w:t>刻画出</w:t>
      </w:r>
      <w:r>
        <w:rPr>
          <w:rFonts w:hint="eastAsia"/>
        </w:rPr>
        <w:t>BMI</w:t>
      </w:r>
      <w:r>
        <w:rPr>
          <w:rFonts w:hint="eastAsia"/>
        </w:rPr>
        <w:t>、孕周、年龄等因素的固定效应与孕妇间个体差异</w:t>
      </w:r>
      <w:r w:rsidR="003234B0">
        <w:rPr>
          <w:rFonts w:hint="eastAsia"/>
        </w:rPr>
        <w:t>的随机效应</w:t>
      </w:r>
      <w:r>
        <w:rPr>
          <w:rFonts w:hint="eastAsia"/>
        </w:rPr>
        <w:t>。模型结果显示，孕周和</w:t>
      </w:r>
      <w:r>
        <w:rPr>
          <w:rFonts w:hint="eastAsia"/>
        </w:rPr>
        <w:t>BMI</w:t>
      </w:r>
      <w:r>
        <w:rPr>
          <w:rFonts w:hint="eastAsia"/>
        </w:rPr>
        <w:t>分别为浓度增长的促进和抑制的显著因素（</w:t>
      </w:r>
      <w:r>
        <w:rPr>
          <w:rFonts w:hint="eastAsia"/>
        </w:rPr>
        <w:t>p &lt; 0.05</w:t>
      </w:r>
      <w:r>
        <w:rPr>
          <w:rFonts w:hint="eastAsia"/>
        </w:rPr>
        <w:t>）。模型的</w:t>
      </w:r>
      <w:r w:rsidR="003234B0">
        <w:rPr>
          <w:rFonts w:hint="eastAsia"/>
        </w:rPr>
        <w:t>边际</w:t>
      </w:r>
      <w:r w:rsidR="003234B0" w:rsidRPr="003234B0">
        <w:rPr>
          <w:rFonts w:hint="eastAsia"/>
          <w:highlight w:val="yellow"/>
        </w:rPr>
        <w:t>R</w:t>
      </w:r>
      <w:r w:rsidR="003234B0" w:rsidRPr="003234B0">
        <w:rPr>
          <w:rFonts w:hint="eastAsia"/>
          <w:highlight w:val="yellow"/>
          <w:vertAlign w:val="superscript"/>
        </w:rPr>
        <w:t>2</w:t>
      </w:r>
      <w:r w:rsidR="003234B0">
        <w:rPr>
          <w:rFonts w:hint="eastAsia"/>
        </w:rPr>
        <w:t>值为</w:t>
      </w:r>
      <w:r w:rsidR="003234B0">
        <w:rPr>
          <w:rFonts w:hint="eastAsia"/>
        </w:rPr>
        <w:t>0.112</w:t>
      </w:r>
      <w:r w:rsidR="003234B0">
        <w:rPr>
          <w:rFonts w:hint="eastAsia"/>
        </w:rPr>
        <w:t>，</w:t>
      </w:r>
      <w:r>
        <w:rPr>
          <w:rFonts w:hint="eastAsia"/>
        </w:rPr>
        <w:t>条件</w:t>
      </w:r>
      <w:r w:rsidRPr="005C238F">
        <w:rPr>
          <w:rFonts w:hint="eastAsia"/>
          <w:highlight w:val="yellow"/>
        </w:rPr>
        <w:t>R</w:t>
      </w:r>
      <w:r w:rsidRPr="005C238F">
        <w:rPr>
          <w:rFonts w:hint="eastAsia"/>
          <w:highlight w:val="yellow"/>
          <w:vertAlign w:val="superscript"/>
        </w:rPr>
        <w:t>2</w:t>
      </w:r>
      <w:r>
        <w:rPr>
          <w:rFonts w:hint="eastAsia"/>
        </w:rPr>
        <w:t>达到了</w:t>
      </w:r>
      <w:r>
        <w:rPr>
          <w:rFonts w:hint="eastAsia"/>
        </w:rPr>
        <w:t>0.783</w:t>
      </w:r>
      <w:r>
        <w:rPr>
          <w:rFonts w:hint="eastAsia"/>
        </w:rPr>
        <w:t>，表明其拟合能力相较于传统回归模型有显著提升。</w:t>
      </w:r>
    </w:p>
    <w:p w14:paraId="24A76CDC" w14:textId="12D58DE8" w:rsidR="00E40DF2" w:rsidRDefault="00E40DF2" w:rsidP="00E40DF2">
      <w:pPr>
        <w:spacing w:line="252" w:lineRule="auto"/>
        <w:ind w:firstLine="480"/>
      </w:pPr>
      <w:r>
        <w:rPr>
          <w:rFonts w:hint="eastAsia"/>
        </w:rPr>
        <w:t>针对问题二，我们采用目标驱动的决策树进行</w:t>
      </w:r>
      <w:r w:rsidR="00B24615">
        <w:rPr>
          <w:rFonts w:hint="eastAsia"/>
        </w:rPr>
        <w:t>分箱</w:t>
      </w:r>
      <w:r>
        <w:rPr>
          <w:rFonts w:hint="eastAsia"/>
        </w:rPr>
        <w:t>，以“</w:t>
      </w:r>
      <w:r>
        <w:rPr>
          <w:rFonts w:hint="eastAsia"/>
        </w:rPr>
        <w:t>Y</w:t>
      </w:r>
      <w:r>
        <w:rPr>
          <w:rFonts w:hint="eastAsia"/>
        </w:rPr>
        <w:t>染色体浓度达标孕周”为回归目标，确保分组的临床</w:t>
      </w:r>
      <w:r w:rsidR="00B24615">
        <w:rPr>
          <w:rFonts w:hint="eastAsia"/>
        </w:rPr>
        <w:t>目标</w:t>
      </w:r>
      <w:r>
        <w:rPr>
          <w:rFonts w:hint="eastAsia"/>
        </w:rPr>
        <w:t>针对性。随后，通过生存分析（</w:t>
      </w:r>
      <w:r w:rsidRPr="00774C21">
        <w:rPr>
          <w:rFonts w:hint="eastAsia"/>
        </w:rPr>
        <w:t>Kaplan-Meier</w:t>
      </w:r>
      <w:r w:rsidRPr="00774C21">
        <w:rPr>
          <w:rFonts w:hint="eastAsia"/>
        </w:rPr>
        <w:t>曲线与</w:t>
      </w:r>
      <w:r w:rsidRPr="00774C21">
        <w:rPr>
          <w:rFonts w:hint="eastAsia"/>
        </w:rPr>
        <w:t>Log-rank</w:t>
      </w:r>
      <w:r w:rsidRPr="00774C21">
        <w:rPr>
          <w:rFonts w:hint="eastAsia"/>
        </w:rPr>
        <w:t>检验</w:t>
      </w:r>
      <w:r>
        <w:rPr>
          <w:rFonts w:hint="eastAsia"/>
        </w:rPr>
        <w:t>）验证了分组的显著性，</w:t>
      </w:r>
      <w:proofErr w:type="gramStart"/>
      <w:r w:rsidR="00B24615">
        <w:rPr>
          <w:rFonts w:hint="eastAsia"/>
        </w:rPr>
        <w:t>求得组</w:t>
      </w:r>
      <w:proofErr w:type="gramEnd"/>
      <w:r w:rsidR="00B24615">
        <w:rPr>
          <w:rFonts w:hint="eastAsia"/>
        </w:rPr>
        <w:t>均失败风险预测函数。</w:t>
      </w:r>
      <w:r>
        <w:rPr>
          <w:rFonts w:hint="eastAsia"/>
        </w:rPr>
        <w:t>在此基础上</w:t>
      </w:r>
      <w:r w:rsidR="00B24615">
        <w:rPr>
          <w:rFonts w:hint="eastAsia"/>
        </w:rPr>
        <w:t>，我们</w:t>
      </w:r>
      <w:r>
        <w:rPr>
          <w:rFonts w:hint="eastAsia"/>
        </w:rPr>
        <w:t>构建了权衡失败风险和延迟风险的</w:t>
      </w:r>
      <w:r w:rsidR="00B24615">
        <w:rPr>
          <w:rFonts w:hint="eastAsia"/>
        </w:rPr>
        <w:t>总体潜在</w:t>
      </w:r>
      <w:r>
        <w:rPr>
          <w:rFonts w:hint="eastAsia"/>
        </w:rPr>
        <w:t>风险最小化模型。求解得到</w:t>
      </w:r>
      <w:r w:rsidRPr="00774C21">
        <w:rPr>
          <w:rFonts w:hint="eastAsia"/>
          <w:highlight w:val="yellow"/>
        </w:rPr>
        <w:t>低（）、中（）、高（）</w:t>
      </w:r>
      <w:r>
        <w:rPr>
          <w:rFonts w:hint="eastAsia"/>
        </w:rPr>
        <w:t>分组群体的最优</w:t>
      </w:r>
      <w:r>
        <w:rPr>
          <w:rFonts w:hint="eastAsia"/>
        </w:rPr>
        <w:t>NIPT</w:t>
      </w:r>
      <w:r>
        <w:rPr>
          <w:rFonts w:hint="eastAsia"/>
        </w:rPr>
        <w:t>检测时点分别为</w:t>
      </w:r>
      <w:r w:rsidRPr="00720DEA">
        <w:rPr>
          <w:rFonts w:hint="eastAsia"/>
          <w:highlight w:val="yellow"/>
        </w:rPr>
        <w:t>。。。。。</w:t>
      </w:r>
      <w:r w:rsidRPr="005642F9">
        <w:rPr>
          <w:rFonts w:hint="eastAsia"/>
        </w:rPr>
        <w:t>。最后我们对</w:t>
      </w:r>
      <w:r>
        <w:rPr>
          <w:rFonts w:hint="eastAsia"/>
        </w:rPr>
        <w:t>模型进行误差检验，</w:t>
      </w:r>
      <w:r w:rsidRPr="005642F9">
        <w:rPr>
          <w:rFonts w:hint="eastAsia"/>
          <w:highlight w:val="yellow"/>
        </w:rPr>
        <w:t>。。</w:t>
      </w:r>
      <w:r>
        <w:rPr>
          <w:rFonts w:hint="eastAsia"/>
        </w:rPr>
        <w:t>。</w:t>
      </w:r>
    </w:p>
    <w:p w14:paraId="4608055E" w14:textId="77777777" w:rsidR="00E40DF2" w:rsidRDefault="00E40DF2" w:rsidP="00E40DF2">
      <w:pPr>
        <w:spacing w:line="252" w:lineRule="auto"/>
        <w:ind w:firstLine="480"/>
      </w:pPr>
      <w:r>
        <w:rPr>
          <w:rFonts w:hint="eastAsia"/>
        </w:rPr>
        <w:t>针对问题三，为在前</w:t>
      </w:r>
      <w:proofErr w:type="gramStart"/>
      <w:r>
        <w:rPr>
          <w:rFonts w:hint="eastAsia"/>
        </w:rPr>
        <w:t>序研究</w:t>
      </w:r>
      <w:proofErr w:type="gramEnd"/>
      <w:r>
        <w:rPr>
          <w:rFonts w:hint="eastAsia"/>
        </w:rPr>
        <w:t>基础上加入身高、体重、年龄、</w:t>
      </w:r>
      <w:r>
        <w:rPr>
          <w:rFonts w:hint="eastAsia"/>
        </w:rPr>
        <w:t>GC</w:t>
      </w:r>
      <w:r>
        <w:rPr>
          <w:rFonts w:hint="eastAsia"/>
        </w:rPr>
        <w:t>含量等多因素对风险预测的影响，我们采用</w:t>
      </w:r>
      <w:r>
        <w:rPr>
          <w:rFonts w:hint="eastAsia"/>
        </w:rPr>
        <w:t>Cox</w:t>
      </w:r>
      <w:r>
        <w:rPr>
          <w:rFonts w:hint="eastAsia"/>
        </w:rPr>
        <w:t>比例风险回归模型来加入对多重协变量的处理。通过</w:t>
      </w:r>
      <w:r>
        <w:rPr>
          <w:rFonts w:hint="eastAsia"/>
        </w:rPr>
        <w:t>Cox</w:t>
      </w:r>
      <w:r>
        <w:rPr>
          <w:rFonts w:hint="eastAsia"/>
        </w:rPr>
        <w:t>模型预测组内孕妇的个体化失败风险概率，并代入期望风险最小化模型进行重新求解。模型得到三个分组群体新的最优</w:t>
      </w:r>
      <w:r>
        <w:rPr>
          <w:rFonts w:hint="eastAsia"/>
        </w:rPr>
        <w:t>NIPT</w:t>
      </w:r>
      <w:r>
        <w:rPr>
          <w:rFonts w:hint="eastAsia"/>
        </w:rPr>
        <w:t>检测时点分别为</w:t>
      </w:r>
      <w:r w:rsidRPr="00720DEA">
        <w:rPr>
          <w:rFonts w:hint="eastAsia"/>
          <w:highlight w:val="yellow"/>
        </w:rPr>
        <w:t>。。。。。</w:t>
      </w:r>
      <w:r>
        <w:rPr>
          <w:rFonts w:hint="eastAsia"/>
          <w:highlight w:val="yellow"/>
        </w:rPr>
        <w:t>。</w:t>
      </w:r>
      <w:r>
        <w:rPr>
          <w:rFonts w:hint="eastAsia"/>
        </w:rPr>
        <w:t>。对比分析表明，本题的多因素优化策略相较于前序研究，为低、中</w:t>
      </w:r>
      <w:r>
        <w:rPr>
          <w:rFonts w:hint="eastAsia"/>
        </w:rPr>
        <w:t>BMI</w:t>
      </w:r>
      <w:r>
        <w:rPr>
          <w:rFonts w:hint="eastAsia"/>
        </w:rPr>
        <w:t>群体分别延后。。提前。。进行检测。最后</w:t>
      </w:r>
      <w:r w:rsidRPr="005642F9">
        <w:rPr>
          <w:rFonts w:hint="eastAsia"/>
        </w:rPr>
        <w:t>对</w:t>
      </w:r>
      <w:r>
        <w:rPr>
          <w:rFonts w:hint="eastAsia"/>
        </w:rPr>
        <w:t>模型进行误差检验，</w:t>
      </w:r>
      <w:r w:rsidRPr="005642F9">
        <w:rPr>
          <w:rFonts w:hint="eastAsia"/>
          <w:highlight w:val="yellow"/>
        </w:rPr>
        <w:t>。。</w:t>
      </w:r>
      <w:r>
        <w:rPr>
          <w:rFonts w:hint="eastAsia"/>
        </w:rPr>
        <w:t>。</w:t>
      </w:r>
    </w:p>
    <w:p w14:paraId="2D84FA7F" w14:textId="136C874D" w:rsidR="003234B0" w:rsidRDefault="00E40DF2" w:rsidP="003234B0">
      <w:pPr>
        <w:spacing w:line="252" w:lineRule="auto"/>
        <w:ind w:firstLine="480"/>
      </w:pPr>
      <w:r>
        <w:rPr>
          <w:rFonts w:hint="eastAsia"/>
        </w:rPr>
        <w:t>针对问题四，为解析女胎异常信号的复杂判定机制，</w:t>
      </w:r>
      <w:r w:rsidR="00590BB0">
        <w:rPr>
          <w:rFonts w:hint="eastAsia"/>
        </w:rPr>
        <w:t>本文首先进行数据探索性分析，发现女</w:t>
      </w:r>
      <w:proofErr w:type="gramStart"/>
      <w:r w:rsidR="00590BB0">
        <w:rPr>
          <w:rFonts w:hint="eastAsia"/>
        </w:rPr>
        <w:t>胎正常</w:t>
      </w:r>
      <w:proofErr w:type="gramEnd"/>
      <w:r w:rsidR="00590BB0">
        <w:rPr>
          <w:rFonts w:hint="eastAsia"/>
        </w:rPr>
        <w:t>与异常样本在染色体</w:t>
      </w:r>
      <w:r w:rsidR="00590BB0">
        <w:rPr>
          <w:rFonts w:hint="eastAsia"/>
        </w:rPr>
        <w:t>GC</w:t>
      </w:r>
      <w:r w:rsidR="00590BB0">
        <w:rPr>
          <w:rFonts w:hint="eastAsia"/>
        </w:rPr>
        <w:t>含量上有明显区分度。我们</w:t>
      </w:r>
      <w:r>
        <w:rPr>
          <w:rFonts w:hint="eastAsia"/>
        </w:rPr>
        <w:t>对女胎样本做二分类异常标签化处理，并以最大化召回率为优先目标，对比了逻辑回归、决策树、支持向量机、随机森林、</w:t>
      </w:r>
      <w:proofErr w:type="spellStart"/>
      <w:r>
        <w:rPr>
          <w:rFonts w:hint="eastAsia"/>
        </w:rPr>
        <w:t>XGBoost</w:t>
      </w:r>
      <w:proofErr w:type="spellEnd"/>
      <w:r>
        <w:rPr>
          <w:rFonts w:hint="eastAsia"/>
        </w:rPr>
        <w:t>五种机器学习模型。研究发现，在经过</w:t>
      </w:r>
      <w:r>
        <w:rPr>
          <w:rFonts w:hint="eastAsia"/>
        </w:rPr>
        <w:t>SMORE</w:t>
      </w:r>
      <w:r>
        <w:rPr>
          <w:rFonts w:hint="eastAsia"/>
        </w:rPr>
        <w:t>过采样化处理后，逻辑回归模型的表现最优，其召回率达到了</w:t>
      </w:r>
      <w:r>
        <w:rPr>
          <w:rFonts w:hint="eastAsia"/>
        </w:rPr>
        <w:t>68.3%</w:t>
      </w:r>
      <w:r>
        <w:rPr>
          <w:rFonts w:hint="eastAsia"/>
        </w:rPr>
        <w:t>。在此基础上，我们构建了一个可解释的异常风险评分函数，并对模型的输入特征进行系数分析。</w:t>
      </w:r>
      <w:r w:rsidR="00590BB0">
        <w:rPr>
          <w:rFonts w:hint="eastAsia"/>
        </w:rPr>
        <w:t>结果</w:t>
      </w:r>
      <w:r>
        <w:rPr>
          <w:rFonts w:hint="eastAsia"/>
        </w:rPr>
        <w:t>表明，对于女胎样本，各常染色体的</w:t>
      </w:r>
      <w:r>
        <w:rPr>
          <w:rFonts w:hint="eastAsia"/>
        </w:rPr>
        <w:t>GC</w:t>
      </w:r>
      <w:r>
        <w:rPr>
          <w:rFonts w:hint="eastAsia"/>
        </w:rPr>
        <w:t>含量是相比于其</w:t>
      </w:r>
      <w:r>
        <w:rPr>
          <w:rFonts w:hint="eastAsia"/>
        </w:rPr>
        <w:t>Z</w:t>
      </w:r>
      <w:r>
        <w:rPr>
          <w:rFonts w:hint="eastAsia"/>
        </w:rPr>
        <w:t>值更具判别能力的生物学指标。具体而言，</w:t>
      </w:r>
      <w:r>
        <w:rPr>
          <w:rFonts w:hint="eastAsia"/>
        </w:rPr>
        <w:t>13</w:t>
      </w:r>
      <w:r>
        <w:rPr>
          <w:rFonts w:hint="eastAsia"/>
        </w:rPr>
        <w:t>号、</w:t>
      </w:r>
      <w:r>
        <w:rPr>
          <w:rFonts w:hint="eastAsia"/>
        </w:rPr>
        <w:t>18</w:t>
      </w:r>
      <w:r>
        <w:rPr>
          <w:rFonts w:hint="eastAsia"/>
        </w:rPr>
        <w:t>号、</w:t>
      </w:r>
      <w:r>
        <w:rPr>
          <w:rFonts w:hint="eastAsia"/>
        </w:rPr>
        <w:t>21</w:t>
      </w:r>
      <w:r>
        <w:rPr>
          <w:rFonts w:hint="eastAsia"/>
        </w:rPr>
        <w:t>号染色体的</w:t>
      </w:r>
      <w:r>
        <w:rPr>
          <w:rFonts w:hint="eastAsia"/>
        </w:rPr>
        <w:t>GC</w:t>
      </w:r>
      <w:r>
        <w:rPr>
          <w:rFonts w:hint="eastAsia"/>
        </w:rPr>
        <w:t>含量系数分别达到了</w:t>
      </w:r>
      <w:r>
        <w:rPr>
          <w:rFonts w:hint="eastAsia"/>
        </w:rPr>
        <w:t>2.478</w:t>
      </w:r>
      <w:r>
        <w:rPr>
          <w:rFonts w:hint="eastAsia"/>
        </w:rPr>
        <w:t>、</w:t>
      </w:r>
      <w:r>
        <w:rPr>
          <w:rFonts w:hint="eastAsia"/>
        </w:rPr>
        <w:t>1.343</w:t>
      </w:r>
      <w:r>
        <w:rPr>
          <w:rFonts w:hint="eastAsia"/>
        </w:rPr>
        <w:t>、</w:t>
      </w:r>
      <w:r>
        <w:rPr>
          <w:rFonts w:hint="eastAsia"/>
        </w:rPr>
        <w:t>-3.425</w:t>
      </w:r>
      <w:r>
        <w:rPr>
          <w:rFonts w:hint="eastAsia"/>
        </w:rPr>
        <w:t>，显著高于其他指标</w:t>
      </w:r>
      <w:r w:rsidR="00590BB0">
        <w:rPr>
          <w:rFonts w:hint="eastAsia"/>
        </w:rPr>
        <w:t>，这与我们</w:t>
      </w:r>
      <w:r w:rsidR="00590BB0">
        <w:rPr>
          <w:rFonts w:hint="eastAsia"/>
        </w:rPr>
        <w:t>EDA</w:t>
      </w:r>
      <w:r w:rsidR="00590BB0">
        <w:rPr>
          <w:rFonts w:hint="eastAsia"/>
        </w:rPr>
        <w:t>的分析相符合</w:t>
      </w:r>
      <w:r>
        <w:rPr>
          <w:rFonts w:hint="eastAsia"/>
        </w:rPr>
        <w:t>。</w:t>
      </w:r>
    </w:p>
    <w:p w14:paraId="6F9EA79B" w14:textId="4C21AE9B" w:rsidR="00B048BF" w:rsidRDefault="00B048BF" w:rsidP="003234B0">
      <w:pPr>
        <w:spacing w:line="252" w:lineRule="auto"/>
        <w:ind w:firstLine="480"/>
        <w:rPr>
          <w:rFonts w:hint="eastAsia"/>
        </w:rPr>
      </w:pPr>
      <w:r>
        <w:rPr>
          <w:rFonts w:hint="eastAsia"/>
        </w:rPr>
        <w:t>最后，我们对研究中采用的模型做了优缺点分析，并提出了合理的改进方向。</w:t>
      </w:r>
    </w:p>
    <w:p w14:paraId="18FEFE3A" w14:textId="77777777" w:rsidR="00E40DF2" w:rsidRDefault="00E40DF2" w:rsidP="00E40DF2">
      <w:pPr>
        <w:spacing w:line="252" w:lineRule="auto"/>
        <w:ind w:firstLineChars="0" w:firstLine="0"/>
      </w:pPr>
    </w:p>
    <w:p w14:paraId="096BC1B4" w14:textId="5F8D5188" w:rsidR="00E40DF2" w:rsidRPr="005C238F" w:rsidRDefault="00E40DF2" w:rsidP="00E40DF2">
      <w:pPr>
        <w:spacing w:line="252" w:lineRule="auto"/>
        <w:ind w:firstLineChars="0" w:firstLine="0"/>
      </w:pPr>
      <w:r>
        <w:rPr>
          <w:rFonts w:hint="eastAsia"/>
        </w:rPr>
        <w:t>关键词：</w:t>
      </w:r>
      <w:r w:rsidR="006826EC">
        <w:rPr>
          <w:rFonts w:hint="eastAsia"/>
        </w:rPr>
        <w:t>线性混合效应模型</w:t>
      </w:r>
      <w:r w:rsidR="006826EC">
        <w:rPr>
          <w:rFonts w:hint="eastAsia"/>
        </w:rPr>
        <w:t xml:space="preserve"> </w:t>
      </w:r>
      <w:r w:rsidR="006826EC">
        <w:rPr>
          <w:rFonts w:hint="eastAsia"/>
        </w:rPr>
        <w:t>生存分析</w:t>
      </w:r>
      <w:r w:rsidR="006826EC">
        <w:rPr>
          <w:rFonts w:hint="eastAsia"/>
        </w:rPr>
        <w:t xml:space="preserve"> </w:t>
      </w:r>
      <w:r w:rsidR="006826EC">
        <w:rPr>
          <w:rFonts w:hint="eastAsia"/>
        </w:rPr>
        <w:t>Cox</w:t>
      </w:r>
      <w:r w:rsidR="006826EC">
        <w:rPr>
          <w:rFonts w:hint="eastAsia"/>
        </w:rPr>
        <w:t>比例风险回归</w:t>
      </w:r>
      <w:r w:rsidR="006826EC">
        <w:rPr>
          <w:rFonts w:hint="eastAsia"/>
        </w:rPr>
        <w:t xml:space="preserve"> </w:t>
      </w:r>
      <w:r w:rsidR="006826EC">
        <w:rPr>
          <w:rFonts w:hint="eastAsia"/>
        </w:rPr>
        <w:t>逻辑</w:t>
      </w:r>
      <w:r w:rsidR="006826EC">
        <w:rPr>
          <w:rFonts w:hint="eastAsia"/>
        </w:rPr>
        <w:t>回归</w:t>
      </w:r>
    </w:p>
    <w:p w14:paraId="28133644" w14:textId="3F05BEFD" w:rsidR="00E40DF2" w:rsidRDefault="00E40DF2">
      <w:pPr>
        <w:widowControl/>
        <w:adjustRightInd/>
        <w:snapToGrid/>
        <w:ind w:firstLineChars="0" w:firstLine="0"/>
        <w:jc w:val="left"/>
        <w:rPr>
          <w:rFonts w:eastAsia="黑体" w:cstheme="majorBidi"/>
          <w:b/>
          <w:bCs/>
          <w:sz w:val="32"/>
          <w:szCs w:val="32"/>
          <w:lang w:eastAsia="zh"/>
        </w:rPr>
      </w:pPr>
      <w:r>
        <w:rPr>
          <w:rFonts w:eastAsia="黑体" w:cstheme="majorBidi"/>
          <w:b/>
          <w:bCs/>
          <w:sz w:val="32"/>
          <w:szCs w:val="32"/>
          <w:lang w:eastAsia="zh"/>
        </w:rPr>
        <w:br w:type="page"/>
      </w:r>
    </w:p>
    <w:p w14:paraId="5A7CD403" w14:textId="77777777" w:rsidR="00E40DF2" w:rsidRDefault="00E40DF2">
      <w:pPr>
        <w:widowControl/>
        <w:adjustRightInd/>
        <w:snapToGrid/>
        <w:ind w:firstLineChars="0" w:firstLine="0"/>
        <w:jc w:val="left"/>
        <w:rPr>
          <w:rFonts w:eastAsia="黑体" w:cstheme="majorBidi"/>
          <w:b/>
          <w:bCs/>
          <w:sz w:val="32"/>
          <w:szCs w:val="32"/>
          <w:lang w:eastAsia="zh"/>
        </w:rPr>
      </w:pPr>
    </w:p>
    <w:p w14:paraId="200AB9A6" w14:textId="77777777" w:rsidR="00EC5F28" w:rsidRDefault="00EC5F28">
      <w:pPr>
        <w:pStyle w:val="a8"/>
        <w:rPr>
          <w:lang w:eastAsia="zh"/>
        </w:rPr>
      </w:pPr>
    </w:p>
    <w:p w14:paraId="109E2F07" w14:textId="77777777" w:rsidR="00EC5F28" w:rsidRDefault="00000000">
      <w:pPr>
        <w:spacing w:beforeLines="50" w:before="156" w:afterLines="50" w:after="156"/>
        <w:ind w:firstLineChars="0" w:firstLine="0"/>
        <w:jc w:val="center"/>
        <w:rPr>
          <w:rFonts w:ascii="黑体" w:eastAsia="黑体" w:hAnsi="黑体" w:cs="黑体" w:hint="eastAsia"/>
          <w:sz w:val="28"/>
          <w:szCs w:val="28"/>
        </w:rPr>
      </w:pPr>
      <w:r>
        <w:rPr>
          <w:rFonts w:ascii="黑体" w:eastAsia="黑体" w:hAnsi="黑体" w:cs="黑体" w:hint="eastAsia"/>
          <w:sz w:val="28"/>
          <w:szCs w:val="28"/>
        </w:rPr>
        <w:t>摘要</w:t>
      </w:r>
    </w:p>
    <w:p w14:paraId="1F7EEA8C" w14:textId="77777777" w:rsidR="00EC5F28" w:rsidRDefault="00000000">
      <w:pPr>
        <w:ind w:firstLine="480"/>
      </w:pPr>
      <w:r>
        <w:rPr>
          <w:rFonts w:hint="eastAsia"/>
        </w:rPr>
        <w:t>（第</w:t>
      </w:r>
      <w:r>
        <w:rPr>
          <w:rFonts w:hint="eastAsia"/>
        </w:rPr>
        <w:t>1</w:t>
      </w:r>
      <w:r>
        <w:rPr>
          <w:rFonts w:hint="eastAsia"/>
        </w:rPr>
        <w:t>段）问题重述</w:t>
      </w:r>
      <w:r>
        <w:rPr>
          <w:rFonts w:hint="eastAsia"/>
        </w:rPr>
        <w:t>+</w:t>
      </w:r>
      <w:r>
        <w:rPr>
          <w:rFonts w:hint="eastAsia"/>
        </w:rPr>
        <w:t>简要思想：首先简要叙述所给问题的背景和动机，并分别分析每个小问题的特点（以下以三个问题为例）。根据这些特点说出自己的思想：针对于问题</w:t>
      </w:r>
      <w:r>
        <w:rPr>
          <w:rFonts w:hint="eastAsia"/>
        </w:rPr>
        <w:t>1</w:t>
      </w:r>
      <w:r>
        <w:rPr>
          <w:rFonts w:hint="eastAsia"/>
        </w:rPr>
        <w:t>，采用。。。。。。。。的方法解决；针对问题</w:t>
      </w:r>
      <w:r>
        <w:rPr>
          <w:rFonts w:hint="eastAsia"/>
        </w:rPr>
        <w:t>2</w:t>
      </w:r>
      <w:r>
        <w:rPr>
          <w:rFonts w:hint="eastAsia"/>
        </w:rPr>
        <w:t>用。。。。。。。。的方法解决；针对问题</w:t>
      </w:r>
      <w:r>
        <w:rPr>
          <w:rFonts w:hint="eastAsia"/>
        </w:rPr>
        <w:t>3</w:t>
      </w:r>
      <w:r>
        <w:rPr>
          <w:rFonts w:hint="eastAsia"/>
        </w:rPr>
        <w:t>用。。。。。。。。的方法解决。</w:t>
      </w:r>
    </w:p>
    <w:p w14:paraId="62F8CFE1" w14:textId="77777777" w:rsidR="00EC5F28" w:rsidRDefault="00EC5F28">
      <w:pPr>
        <w:ind w:firstLine="480"/>
      </w:pPr>
    </w:p>
    <w:p w14:paraId="7E4BCE77" w14:textId="77777777" w:rsidR="00EC5F28" w:rsidRDefault="00000000">
      <w:pPr>
        <w:ind w:firstLine="480"/>
      </w:pPr>
      <w:r>
        <w:rPr>
          <w:rFonts w:hint="eastAsia"/>
        </w:rPr>
        <w:t>（第</w:t>
      </w:r>
      <w:r>
        <w:rPr>
          <w:rFonts w:hint="eastAsia"/>
        </w:rPr>
        <w:t>2</w:t>
      </w:r>
      <w:r>
        <w:rPr>
          <w:rFonts w:hint="eastAsia"/>
        </w:rPr>
        <w:t>段）模型建立及求解结果：介绍思想和模型：</w:t>
      </w:r>
      <w:r>
        <w:rPr>
          <w:rFonts w:hint="eastAsia"/>
        </w:rPr>
        <w:t xml:space="preserve"> </w:t>
      </w:r>
      <w:r>
        <w:rPr>
          <w:rFonts w:hint="eastAsia"/>
        </w:rPr>
        <w:t>对于问题</w:t>
      </w:r>
      <w:r>
        <w:rPr>
          <w:rFonts w:hint="eastAsia"/>
        </w:rPr>
        <w:t>1</w:t>
      </w:r>
      <w:r>
        <w:rPr>
          <w:rFonts w:hint="eastAsia"/>
        </w:rPr>
        <w:t>我们首先建立了。。。。。。。。模型</w:t>
      </w:r>
      <w:r>
        <w:rPr>
          <w:rFonts w:hint="eastAsia"/>
        </w:rPr>
        <w:t>I</w:t>
      </w:r>
      <w:r>
        <w:rPr>
          <w:rFonts w:hint="eastAsia"/>
        </w:rPr>
        <w:t>。首先利用。。。。。。，其次计算了。。。。。。，并借助。。。。。。数学算法</w:t>
      </w:r>
      <w:proofErr w:type="gramStart"/>
      <w:r>
        <w:rPr>
          <w:rFonts w:hint="eastAsia"/>
        </w:rPr>
        <w:t>和</w:t>
      </w:r>
      <w:proofErr w:type="gramEnd"/>
      <w:r>
        <w:rPr>
          <w:rFonts w:hint="eastAsia"/>
        </w:rPr>
        <w:t>。。。。。。软件得出了。。。。。。结论。</w:t>
      </w:r>
    </w:p>
    <w:p w14:paraId="3D3CA25E" w14:textId="77777777" w:rsidR="00EC5F28" w:rsidRDefault="00EC5F28">
      <w:pPr>
        <w:ind w:firstLine="480"/>
      </w:pPr>
    </w:p>
    <w:p w14:paraId="5A2DC2CB" w14:textId="77777777" w:rsidR="00EC5F28" w:rsidRDefault="00000000">
      <w:pPr>
        <w:ind w:firstLine="480"/>
      </w:pPr>
      <w:r>
        <w:rPr>
          <w:rFonts w:hint="eastAsia"/>
        </w:rPr>
        <w:t>（第</w:t>
      </w:r>
      <w:r>
        <w:rPr>
          <w:rFonts w:hint="eastAsia"/>
        </w:rPr>
        <w:t>3</w:t>
      </w:r>
      <w:r>
        <w:rPr>
          <w:rFonts w:hint="eastAsia"/>
        </w:rPr>
        <w:t>段）对于问题</w:t>
      </w:r>
      <w:r>
        <w:rPr>
          <w:rFonts w:hint="eastAsia"/>
        </w:rPr>
        <w:t>2</w:t>
      </w:r>
      <w:r>
        <w:rPr>
          <w:rFonts w:hint="eastAsia"/>
        </w:rPr>
        <w:t>我们用。。。。。。。。</w:t>
      </w:r>
    </w:p>
    <w:p w14:paraId="2896CD00" w14:textId="77777777" w:rsidR="00EC5F28" w:rsidRDefault="00000000">
      <w:pPr>
        <w:ind w:firstLine="480"/>
      </w:pPr>
      <w:r>
        <w:rPr>
          <w:rFonts w:hint="eastAsia"/>
        </w:rPr>
        <w:t>（第</w:t>
      </w:r>
      <w:r>
        <w:rPr>
          <w:rFonts w:hint="eastAsia"/>
        </w:rPr>
        <w:t>4</w:t>
      </w:r>
      <w:r>
        <w:rPr>
          <w:rFonts w:hint="eastAsia"/>
        </w:rPr>
        <w:t>段）对于问题</w:t>
      </w:r>
      <w:r>
        <w:rPr>
          <w:rFonts w:hint="eastAsia"/>
        </w:rPr>
        <w:t>3</w:t>
      </w:r>
      <w:r>
        <w:rPr>
          <w:rFonts w:hint="eastAsia"/>
        </w:rPr>
        <w:t>我们用。。。。。。。。（模型的建立与求解结果的陈述中，思想、模型、软件和结果必须描述清晰，亮点详细说明需突出。针对不同问题可独立成段也可采用</w:t>
      </w:r>
      <w:proofErr w:type="gramStart"/>
      <w:r>
        <w:rPr>
          <w:rFonts w:hint="eastAsia"/>
        </w:rPr>
        <w:t>一段式仅用</w:t>
      </w:r>
      <w:proofErr w:type="gramEnd"/>
      <w:r>
        <w:rPr>
          <w:rFonts w:hint="eastAsia"/>
        </w:rPr>
        <w:t>分号“；”分割，摘要只接受文字描述形式，不接受图表等其他方式）</w:t>
      </w:r>
    </w:p>
    <w:p w14:paraId="3C433804" w14:textId="77777777" w:rsidR="00EC5F28" w:rsidRDefault="00EC5F28">
      <w:pPr>
        <w:ind w:firstLine="480"/>
      </w:pPr>
    </w:p>
    <w:p w14:paraId="79C8C213" w14:textId="77777777" w:rsidR="00EC5F28" w:rsidRDefault="00000000">
      <w:pPr>
        <w:ind w:firstLine="480"/>
      </w:pPr>
      <w:r>
        <w:rPr>
          <w:rFonts w:hint="eastAsia"/>
        </w:rPr>
        <w:t>（第</w:t>
      </w:r>
      <w:r>
        <w:rPr>
          <w:rFonts w:hint="eastAsia"/>
        </w:rPr>
        <w:t>5</w:t>
      </w:r>
      <w:r>
        <w:rPr>
          <w:rFonts w:hint="eastAsia"/>
        </w:rPr>
        <w:t>段）优化结果及总结：在。。。。。。条件下，针对。。。。。。模型进行适当修改与优化，这种条件的改变可能来自你的一种猜想或建议。要注意合理性。此推广模型可以不深入研究，也可以没有具体结果。</w:t>
      </w:r>
    </w:p>
    <w:p w14:paraId="25CA3DD4" w14:textId="77777777" w:rsidR="00EC5F28" w:rsidRDefault="00EC5F28">
      <w:pPr>
        <w:ind w:firstLine="480"/>
      </w:pPr>
    </w:p>
    <w:p w14:paraId="76A0AB54" w14:textId="77777777" w:rsidR="00562D40" w:rsidRDefault="00000000">
      <w:pPr>
        <w:ind w:firstLine="480"/>
      </w:pPr>
      <w:r>
        <w:rPr>
          <w:rFonts w:hint="eastAsia"/>
        </w:rPr>
        <w:t>注：字数</w:t>
      </w:r>
      <w:r>
        <w:rPr>
          <w:rFonts w:hint="eastAsia"/>
        </w:rPr>
        <w:t>300~600</w:t>
      </w:r>
      <w:r>
        <w:rPr>
          <w:rFonts w:hint="eastAsia"/>
        </w:rPr>
        <w:t>之间，需控制在一页；摘要中必须将具体方法、模型和所得结果写出来；摘要要求“总分总”，段开头可用“针对问题</w:t>
      </w:r>
      <w:r>
        <w:rPr>
          <w:rFonts w:hint="eastAsia"/>
        </w:rPr>
        <w:t>1</w:t>
      </w:r>
      <w:r>
        <w:rPr>
          <w:rFonts w:hint="eastAsia"/>
        </w:rPr>
        <w:t>，针对问题</w:t>
      </w:r>
      <w:r>
        <w:rPr>
          <w:rFonts w:hint="eastAsia"/>
        </w:rPr>
        <w:t>2</w:t>
      </w:r>
      <w:r>
        <w:rPr>
          <w:rFonts w:hint="eastAsia"/>
        </w:rPr>
        <w:t>，针对问题</w:t>
      </w:r>
      <w:r>
        <w:rPr>
          <w:rFonts w:hint="eastAsia"/>
        </w:rPr>
        <w:t>3..</w:t>
      </w:r>
      <w:r>
        <w:rPr>
          <w:rFonts w:hint="eastAsia"/>
        </w:rPr>
        <w:t>”或者“首先，然后，其次，最后”等词语进行有逻辑的论述。摘要是重中之重，必须严格执行！</w:t>
      </w:r>
    </w:p>
    <w:p w14:paraId="13BBEC98" w14:textId="77777777" w:rsidR="00562D40" w:rsidRDefault="00562D40">
      <w:pPr>
        <w:ind w:firstLine="480"/>
      </w:pPr>
    </w:p>
    <w:p w14:paraId="163728E5" w14:textId="77777777" w:rsidR="00CB1341" w:rsidRDefault="00562D40">
      <w:pPr>
        <w:ind w:firstLine="480"/>
        <w:rPr>
          <w:highlight w:val="yellow"/>
        </w:rPr>
      </w:pPr>
      <w:r w:rsidRPr="00562D40">
        <w:rPr>
          <w:rFonts w:hint="eastAsia"/>
          <w:highlight w:val="yellow"/>
        </w:rPr>
        <w:t>为实现精准产前筛查提供了科学、透明的解决方案。</w:t>
      </w:r>
    </w:p>
    <w:p w14:paraId="7B4F83C2" w14:textId="77777777" w:rsidR="00CB1341" w:rsidRDefault="00CB1341">
      <w:pPr>
        <w:widowControl/>
        <w:adjustRightInd/>
        <w:snapToGrid/>
        <w:ind w:firstLineChars="0" w:firstLine="0"/>
        <w:jc w:val="left"/>
        <w:rPr>
          <w:highlight w:val="yellow"/>
        </w:rPr>
      </w:pPr>
      <w:r>
        <w:rPr>
          <w:highlight w:val="yellow"/>
        </w:rPr>
        <w:br w:type="page"/>
      </w:r>
    </w:p>
    <w:p w14:paraId="02A53514" w14:textId="77777777" w:rsidR="00DA1DEE" w:rsidRDefault="00DA1DEE">
      <w:pPr>
        <w:widowControl/>
        <w:adjustRightInd/>
        <w:snapToGrid/>
        <w:ind w:firstLineChars="0" w:firstLine="0"/>
        <w:jc w:val="left"/>
        <w:rPr>
          <w:lang w:eastAsia="zh"/>
        </w:rPr>
      </w:pPr>
      <w:r>
        <w:rPr>
          <w:lang w:eastAsia="zh"/>
        </w:rPr>
        <w:lastRenderedPageBreak/>
        <w:br w:type="page"/>
      </w:r>
    </w:p>
    <w:p w14:paraId="26BF8F8C" w14:textId="77777777" w:rsidR="00CB1341" w:rsidRPr="00CB1341" w:rsidRDefault="00CB1341" w:rsidP="00CB1341">
      <w:pPr>
        <w:spacing w:line="252" w:lineRule="auto"/>
        <w:ind w:firstLine="480"/>
      </w:pPr>
    </w:p>
    <w:p w14:paraId="13152300" w14:textId="77777777" w:rsidR="00EC5F28" w:rsidRDefault="00000000">
      <w:pPr>
        <w:pStyle w:val="1"/>
        <w:spacing w:before="156" w:after="156"/>
      </w:pPr>
      <w:r>
        <w:rPr>
          <w:rFonts w:hint="eastAsia"/>
        </w:rPr>
        <w:t>问题重述</w:t>
      </w:r>
    </w:p>
    <w:p w14:paraId="2CEC636F" w14:textId="77777777" w:rsidR="00EC5F28" w:rsidRDefault="00000000" w:rsidP="002B73D4">
      <w:pPr>
        <w:pStyle w:val="2"/>
        <w:spacing w:before="156" w:after="156" w:line="240" w:lineRule="auto"/>
        <w:rPr>
          <w:lang w:eastAsia="zh"/>
        </w:rPr>
      </w:pPr>
      <w:r>
        <w:rPr>
          <w:rFonts w:hint="eastAsia"/>
          <w:lang w:eastAsia="zh"/>
        </w:rPr>
        <w:t>问题背景</w:t>
      </w:r>
    </w:p>
    <w:p w14:paraId="03AF6827" w14:textId="77777777" w:rsidR="00EC5F28" w:rsidRDefault="00000000">
      <w:pPr>
        <w:spacing w:line="252" w:lineRule="auto"/>
        <w:ind w:firstLine="480"/>
        <w:rPr>
          <w:lang w:eastAsia="zh"/>
        </w:rPr>
      </w:pPr>
      <w:r>
        <w:rPr>
          <w:rFonts w:hint="eastAsia"/>
          <w:lang w:eastAsia="zh"/>
        </w:rPr>
        <w:t>无创产前检测</w:t>
      </w:r>
      <w:r>
        <w:rPr>
          <w:rFonts w:hint="eastAsia"/>
          <w:lang w:eastAsia="zh"/>
        </w:rPr>
        <w:t>(NIPT)</w:t>
      </w:r>
      <w:r>
        <w:rPr>
          <w:rFonts w:hint="eastAsia"/>
          <w:lang w:eastAsia="zh"/>
        </w:rPr>
        <w:t>是一项通过抽取孕妇外周血并分析母体血浆中来自胎儿的游离</w:t>
      </w:r>
      <w:r>
        <w:rPr>
          <w:rFonts w:hint="eastAsia"/>
          <w:lang w:eastAsia="zh"/>
        </w:rPr>
        <w:t>DNA</w:t>
      </w:r>
      <w:r>
        <w:rPr>
          <w:rFonts w:hint="eastAsia"/>
          <w:lang w:eastAsia="zh"/>
        </w:rPr>
        <w:t>，以期望尽早地识别胎儿染色体异常，从而在早期评估胎儿的健康状况的技术。临床上常见的染色体非整倍体包括</w:t>
      </w:r>
      <w:r>
        <w:rPr>
          <w:rFonts w:hint="eastAsia"/>
          <w:lang w:eastAsia="zh"/>
        </w:rPr>
        <w:t>21</w:t>
      </w:r>
      <w:r>
        <w:rPr>
          <w:rFonts w:hint="eastAsia"/>
          <w:lang w:eastAsia="zh"/>
        </w:rPr>
        <w:t>号、</w:t>
      </w:r>
      <w:r>
        <w:rPr>
          <w:rFonts w:hint="eastAsia"/>
          <w:lang w:eastAsia="zh"/>
        </w:rPr>
        <w:t>18</w:t>
      </w:r>
      <w:r>
        <w:rPr>
          <w:rFonts w:hint="eastAsia"/>
          <w:lang w:eastAsia="zh"/>
        </w:rPr>
        <w:t>号和</w:t>
      </w:r>
      <w:r>
        <w:rPr>
          <w:rFonts w:hint="eastAsia"/>
          <w:lang w:eastAsia="zh"/>
        </w:rPr>
        <w:t>13</w:t>
      </w:r>
      <w:r>
        <w:rPr>
          <w:rFonts w:hint="eastAsia"/>
          <w:lang w:eastAsia="zh"/>
        </w:rPr>
        <w:t>号三类，分别对应唐氏综合征、爱德华氏综合征和怕陶氏综合征三种畸形胎儿的体征，其判定依据是对应染色体游离片段的浓度有无异常。另一方面，</w:t>
      </w:r>
      <w:r>
        <w:rPr>
          <w:lang w:eastAsia="zh"/>
        </w:rPr>
        <w:t>判定结果准不准</w:t>
      </w:r>
      <w:r>
        <w:rPr>
          <w:rFonts w:hint="eastAsia"/>
          <w:lang w:eastAsia="zh"/>
        </w:rPr>
        <w:t>确</w:t>
      </w:r>
      <w:r>
        <w:rPr>
          <w:lang w:eastAsia="zh"/>
        </w:rPr>
        <w:t>还跟性染色体浓度</w:t>
      </w:r>
      <w:r>
        <w:rPr>
          <w:lang w:eastAsia="zh"/>
        </w:rPr>
        <w:t>(</w:t>
      </w:r>
      <w:r>
        <w:rPr>
          <w:lang w:eastAsia="zh"/>
        </w:rPr>
        <w:t>即胎儿</w:t>
      </w:r>
      <w:r>
        <w:rPr>
          <w:lang w:eastAsia="zh"/>
        </w:rPr>
        <w:t>X</w:t>
      </w:r>
      <w:r>
        <w:rPr>
          <w:lang w:eastAsia="zh"/>
        </w:rPr>
        <w:t>或</w:t>
      </w:r>
      <w:r>
        <w:rPr>
          <w:lang w:eastAsia="zh"/>
        </w:rPr>
        <w:t>Y</w:t>
      </w:r>
      <w:r>
        <w:rPr>
          <w:lang w:eastAsia="zh"/>
        </w:rPr>
        <w:t>染色体在总片段中的比例</w:t>
      </w:r>
      <w:r>
        <w:rPr>
          <w:lang w:eastAsia="zh"/>
        </w:rPr>
        <w:t>)</w:t>
      </w:r>
      <w:r>
        <w:rPr>
          <w:lang w:eastAsia="zh"/>
        </w:rPr>
        <w:t>有</w:t>
      </w:r>
      <w:r>
        <w:rPr>
          <w:rFonts w:hint="eastAsia"/>
          <w:lang w:eastAsia="zh"/>
        </w:rPr>
        <w:t>着较大关系，</w:t>
      </w:r>
      <w:r>
        <w:rPr>
          <w:lang w:eastAsia="zh"/>
        </w:rPr>
        <w:t>一般认为在怀孕期</w:t>
      </w:r>
      <w:r>
        <w:rPr>
          <w:lang w:eastAsia="zh"/>
        </w:rPr>
        <w:t>10</w:t>
      </w:r>
      <w:r>
        <w:rPr>
          <w:lang w:eastAsia="zh"/>
        </w:rPr>
        <w:t>到</w:t>
      </w:r>
      <w:r>
        <w:rPr>
          <w:lang w:eastAsia="zh"/>
        </w:rPr>
        <w:t>25</w:t>
      </w:r>
      <w:r>
        <w:rPr>
          <w:lang w:eastAsia="zh"/>
        </w:rPr>
        <w:t>周内测得出来的结果数据比较可靠</w:t>
      </w:r>
      <w:r>
        <w:rPr>
          <w:rFonts w:hint="eastAsia"/>
          <w:lang w:eastAsia="zh"/>
        </w:rPr>
        <w:t>，且若男胎的</w:t>
      </w:r>
      <w:r>
        <w:rPr>
          <w:rFonts w:hint="eastAsia"/>
          <w:lang w:eastAsia="zh"/>
        </w:rPr>
        <w:t>Y</w:t>
      </w:r>
      <w:r>
        <w:rPr>
          <w:rFonts w:hint="eastAsia"/>
          <w:lang w:eastAsia="zh"/>
        </w:rPr>
        <w:t>染色体浓度达到或超过</w:t>
      </w:r>
      <w:r>
        <w:rPr>
          <w:rFonts w:hint="eastAsia"/>
          <w:lang w:eastAsia="zh"/>
        </w:rPr>
        <w:t>4%</w:t>
      </w:r>
      <w:r>
        <w:rPr>
          <w:rFonts w:hint="eastAsia"/>
          <w:lang w:eastAsia="zh"/>
        </w:rPr>
        <w:t>，女胎的</w:t>
      </w:r>
      <w:r>
        <w:rPr>
          <w:rFonts w:hint="eastAsia"/>
          <w:lang w:eastAsia="zh"/>
        </w:rPr>
        <w:t>X</w:t>
      </w:r>
      <w:r>
        <w:rPr>
          <w:rFonts w:hint="eastAsia"/>
          <w:lang w:eastAsia="zh"/>
        </w:rPr>
        <w:t>浓度无异常，则</w:t>
      </w:r>
      <w:r>
        <w:rPr>
          <w:rFonts w:hint="eastAsia"/>
          <w:lang w:eastAsia="zh"/>
        </w:rPr>
        <w:t>NIPT</w:t>
      </w:r>
      <w:r>
        <w:rPr>
          <w:rFonts w:hint="eastAsia"/>
          <w:lang w:eastAsia="zh"/>
        </w:rPr>
        <w:t>结果可以被视为基本可信，否则难以保证诊断质量。临床也强调</w:t>
      </w:r>
      <w:r>
        <w:rPr>
          <w:rFonts w:hint="eastAsia"/>
        </w:rPr>
        <w:t>NIPT</w:t>
      </w:r>
      <w:r>
        <w:rPr>
          <w:rFonts w:hint="eastAsia"/>
          <w:lang w:eastAsia="zh"/>
        </w:rPr>
        <w:t>筛查时点的重要性，越早发现异常越利于进行即时的干预治疗。按风险可将检测时间划分为早期</w:t>
      </w:r>
      <w:r>
        <w:rPr>
          <w:rFonts w:hint="eastAsia"/>
          <w:lang w:eastAsia="zh"/>
        </w:rPr>
        <w:t>(</w:t>
      </w:r>
      <w:r>
        <w:rPr>
          <w:rFonts w:hint="eastAsia"/>
          <w:lang w:eastAsia="zh"/>
        </w:rPr>
        <w:t>孕周小于等于</w:t>
      </w:r>
      <w:r>
        <w:rPr>
          <w:rFonts w:hint="eastAsia"/>
          <w:lang w:eastAsia="zh"/>
        </w:rPr>
        <w:t>12</w:t>
      </w:r>
      <w:r>
        <w:rPr>
          <w:rFonts w:hint="eastAsia"/>
          <w:lang w:eastAsia="zh"/>
        </w:rPr>
        <w:t>周，风险较低</w:t>
      </w:r>
      <w:r>
        <w:rPr>
          <w:rFonts w:hint="eastAsia"/>
          <w:lang w:eastAsia="zh"/>
        </w:rPr>
        <w:t>)</w:t>
      </w:r>
      <w:r>
        <w:rPr>
          <w:rFonts w:hint="eastAsia"/>
          <w:lang w:eastAsia="zh"/>
        </w:rPr>
        <w:t>、中期</w:t>
      </w:r>
      <w:r>
        <w:rPr>
          <w:rFonts w:hint="eastAsia"/>
          <w:lang w:eastAsia="zh"/>
        </w:rPr>
        <w:t>(</w:t>
      </w:r>
      <w:r>
        <w:rPr>
          <w:rFonts w:hint="eastAsia"/>
          <w:lang w:eastAsia="zh"/>
        </w:rPr>
        <w:t>孕周在</w:t>
      </w:r>
      <w:r>
        <w:rPr>
          <w:rFonts w:hint="eastAsia"/>
          <w:lang w:eastAsia="zh"/>
        </w:rPr>
        <w:t>13</w:t>
      </w:r>
      <w:r>
        <w:rPr>
          <w:rFonts w:hint="eastAsia"/>
          <w:lang w:eastAsia="zh"/>
        </w:rPr>
        <w:t>到</w:t>
      </w:r>
      <w:r>
        <w:rPr>
          <w:rFonts w:hint="eastAsia"/>
          <w:lang w:eastAsia="zh"/>
        </w:rPr>
        <w:t>27</w:t>
      </w:r>
      <w:r>
        <w:rPr>
          <w:rFonts w:hint="eastAsia"/>
          <w:lang w:eastAsia="zh"/>
        </w:rPr>
        <w:t>周，风险较高</w:t>
      </w:r>
      <w:r>
        <w:rPr>
          <w:rFonts w:hint="eastAsia"/>
          <w:lang w:eastAsia="zh"/>
        </w:rPr>
        <w:t>)</w:t>
      </w:r>
      <w:r>
        <w:rPr>
          <w:rFonts w:hint="eastAsia"/>
          <w:lang w:eastAsia="zh"/>
        </w:rPr>
        <w:t>和晚期</w:t>
      </w:r>
      <w:r>
        <w:rPr>
          <w:rFonts w:hint="eastAsia"/>
          <w:lang w:eastAsia="zh"/>
        </w:rPr>
        <w:t>(</w:t>
      </w:r>
      <w:r>
        <w:rPr>
          <w:rFonts w:hint="eastAsia"/>
          <w:lang w:eastAsia="zh"/>
        </w:rPr>
        <w:t>孕周大于等于</w:t>
      </w:r>
      <w:r>
        <w:rPr>
          <w:rFonts w:hint="eastAsia"/>
          <w:lang w:eastAsia="zh"/>
        </w:rPr>
        <w:t>28</w:t>
      </w:r>
      <w:r>
        <w:rPr>
          <w:rFonts w:hint="eastAsia"/>
          <w:lang w:eastAsia="zh"/>
        </w:rPr>
        <w:t>周，风险极高</w:t>
      </w:r>
      <w:r>
        <w:rPr>
          <w:rFonts w:hint="eastAsia"/>
          <w:lang w:eastAsia="zh"/>
        </w:rPr>
        <w:t>)</w:t>
      </w:r>
      <w:r>
        <w:rPr>
          <w:rFonts w:hint="eastAsia"/>
          <w:lang w:eastAsia="zh"/>
        </w:rPr>
        <w:t>。</w:t>
      </w:r>
    </w:p>
    <w:p w14:paraId="7B3B56F0" w14:textId="77777777" w:rsidR="00EC5F28" w:rsidRDefault="00000000">
      <w:pPr>
        <w:spacing w:line="252" w:lineRule="auto"/>
        <w:ind w:firstLine="480"/>
        <w:rPr>
          <w:lang w:eastAsia="zh"/>
        </w:rPr>
      </w:pPr>
      <w:r>
        <w:rPr>
          <w:rFonts w:hint="eastAsia"/>
          <w:lang w:eastAsia="zh"/>
        </w:rPr>
        <w:t>在实际进行的观测显示出的结果来看，男胎样本的</w:t>
      </w:r>
      <w:r>
        <w:rPr>
          <w:rFonts w:hint="eastAsia"/>
          <w:lang w:eastAsia="zh"/>
        </w:rPr>
        <w:t>Y</w:t>
      </w:r>
      <w:r>
        <w:rPr>
          <w:rFonts w:hint="eastAsia"/>
          <w:lang w:eastAsia="zh"/>
        </w:rPr>
        <w:t>染色体游离</w:t>
      </w:r>
      <w:r>
        <w:rPr>
          <w:rFonts w:hint="eastAsia"/>
          <w:lang w:eastAsia="zh"/>
        </w:rPr>
        <w:t>D</w:t>
      </w:r>
      <w:r>
        <w:rPr>
          <w:lang w:eastAsia="zh"/>
        </w:rPr>
        <w:t>NA</w:t>
      </w:r>
      <w:r>
        <w:rPr>
          <w:rFonts w:hint="eastAsia"/>
          <w:lang w:eastAsia="zh"/>
        </w:rPr>
        <w:t>片段的比例与孕周以及孕妇体质指数</w:t>
      </w:r>
      <w:r>
        <w:rPr>
          <w:rFonts w:hint="eastAsia"/>
          <w:lang w:eastAsia="zh"/>
        </w:rPr>
        <w:t>(BMI</w:t>
      </w:r>
      <w:r>
        <w:rPr>
          <w:lang w:eastAsia="zh"/>
        </w:rPr>
        <w:t>)</w:t>
      </w:r>
      <w:r>
        <w:rPr>
          <w:rFonts w:hint="eastAsia"/>
          <w:lang w:eastAsia="zh"/>
        </w:rPr>
        <w:t>存在显著关联。由于孕妇在年龄、体型、妊娠方式等方面存在个体差异，简单采用统一时间点或粗略经验分组进行</w:t>
      </w:r>
      <w:r>
        <w:rPr>
          <w:rFonts w:hint="eastAsia"/>
          <w:lang w:eastAsia="zh"/>
        </w:rPr>
        <w:t>NIPT</w:t>
      </w:r>
      <w:r>
        <w:rPr>
          <w:rFonts w:hint="eastAsia"/>
          <w:lang w:eastAsia="zh"/>
        </w:rPr>
        <w:t>，准确性不佳，可能导致某些人群的检测未能及时达标、错过诊疗窗口，增加潜在风险。因此，依据</w:t>
      </w:r>
      <w:r>
        <w:rPr>
          <w:rFonts w:hint="eastAsia"/>
          <w:lang w:eastAsia="zh"/>
        </w:rPr>
        <w:t>BMI</w:t>
      </w:r>
      <w:r>
        <w:rPr>
          <w:rFonts w:hint="eastAsia"/>
          <w:lang w:eastAsia="zh"/>
        </w:rPr>
        <w:t>等指标对孕妇进行合理细分，并为每一组确定更合适的检测时点，有望降低因</w:t>
      </w:r>
      <w:r>
        <w:rPr>
          <w:rFonts w:hint="eastAsia"/>
          <w:lang w:eastAsia="zh"/>
        </w:rPr>
        <w:t>N</w:t>
      </w:r>
      <w:r>
        <w:rPr>
          <w:lang w:eastAsia="zh"/>
        </w:rPr>
        <w:t>IPT</w:t>
      </w:r>
      <w:r>
        <w:rPr>
          <w:rFonts w:hint="eastAsia"/>
          <w:lang w:eastAsia="zh"/>
        </w:rPr>
        <w:t>时点选择不当带来的不确定性，降低孕妇产下畸形胎儿的风险。</w:t>
      </w:r>
    </w:p>
    <w:p w14:paraId="2E832CED" w14:textId="7EA57DB4" w:rsidR="00EC5F28" w:rsidRDefault="00000000" w:rsidP="002B73D4">
      <w:pPr>
        <w:pStyle w:val="2"/>
        <w:spacing w:before="156" w:after="156" w:line="240" w:lineRule="auto"/>
        <w:rPr>
          <w:lang w:eastAsia="zh"/>
        </w:rPr>
      </w:pPr>
      <w:r>
        <w:rPr>
          <w:rFonts w:hint="eastAsia"/>
          <w:lang w:eastAsia="zh"/>
        </w:rPr>
        <w:t>问题</w:t>
      </w:r>
      <w:r w:rsidR="00882326">
        <w:rPr>
          <w:rFonts w:hint="eastAsia"/>
          <w:lang w:eastAsia="zh"/>
        </w:rPr>
        <w:t>解读</w:t>
      </w:r>
    </w:p>
    <w:p w14:paraId="795F3DC3" w14:textId="77777777" w:rsidR="00EC5F28" w:rsidRDefault="00000000">
      <w:pPr>
        <w:spacing w:line="252" w:lineRule="auto"/>
        <w:ind w:firstLine="480"/>
        <w:rPr>
          <w:lang w:eastAsia="zh"/>
        </w:rPr>
      </w:pPr>
      <w:r>
        <w:rPr>
          <w:rFonts w:hint="eastAsia"/>
          <w:lang w:eastAsia="zh"/>
        </w:rPr>
        <w:t>附件给出了某地区孕妇的</w:t>
      </w:r>
      <w:r>
        <w:rPr>
          <w:rFonts w:hint="eastAsia"/>
          <w:lang w:eastAsia="zh"/>
        </w:rPr>
        <w:t>N</w:t>
      </w:r>
      <w:r>
        <w:rPr>
          <w:lang w:eastAsia="zh"/>
        </w:rPr>
        <w:t>IPT</w:t>
      </w:r>
      <w:r>
        <w:rPr>
          <w:rFonts w:hint="eastAsia"/>
          <w:lang w:eastAsia="zh"/>
        </w:rPr>
        <w:t>数据，包括孕妇年龄、体型相关、妊娠方式、孕周、</w:t>
      </w:r>
      <w:r>
        <w:rPr>
          <w:rFonts w:hint="eastAsia"/>
          <w:lang w:eastAsia="zh"/>
        </w:rPr>
        <w:t>B</w:t>
      </w:r>
      <w:r>
        <w:rPr>
          <w:lang w:eastAsia="zh"/>
        </w:rPr>
        <w:t>MI</w:t>
      </w:r>
      <w:r>
        <w:rPr>
          <w:rFonts w:hint="eastAsia"/>
          <w:lang w:eastAsia="zh"/>
        </w:rPr>
        <w:t>、总段读数相关、染色体相关等数据。</w:t>
      </w:r>
    </w:p>
    <w:p w14:paraId="55D14E7C" w14:textId="77777777" w:rsidR="00EC5F28" w:rsidRDefault="00EC5F28">
      <w:pPr>
        <w:spacing w:line="252" w:lineRule="auto"/>
        <w:ind w:firstLine="480"/>
        <w:rPr>
          <w:lang w:eastAsia="zh"/>
        </w:rPr>
      </w:pPr>
    </w:p>
    <w:p w14:paraId="59BCD392" w14:textId="68E34BD1" w:rsidR="00EC5F28" w:rsidRDefault="00000000">
      <w:pPr>
        <w:spacing w:line="252" w:lineRule="auto"/>
        <w:ind w:firstLine="480"/>
        <w:rPr>
          <w:lang w:eastAsia="zh"/>
        </w:rPr>
      </w:pPr>
      <w:r>
        <w:rPr>
          <w:rFonts w:ascii="黑体" w:eastAsia="黑体" w:hAnsi="黑体" w:hint="eastAsia"/>
          <w:lang w:eastAsia="zh"/>
        </w:rPr>
        <w:t>问题一</w:t>
      </w:r>
      <w:r>
        <w:rPr>
          <w:rFonts w:hint="eastAsia"/>
          <w:lang w:eastAsia="zh"/>
        </w:rPr>
        <w:t xml:space="preserve"> </w:t>
      </w:r>
      <w:r>
        <w:rPr>
          <w:rFonts w:hint="eastAsia"/>
          <w:lang w:eastAsia="zh"/>
        </w:rPr>
        <w:t>建立</w:t>
      </w:r>
      <w:r w:rsidR="00A0154E">
        <w:rPr>
          <w:rFonts w:hint="eastAsia"/>
          <w:lang w:eastAsia="zh"/>
        </w:rPr>
        <w:t>关系</w:t>
      </w:r>
      <w:r>
        <w:rPr>
          <w:rFonts w:hint="eastAsia"/>
          <w:lang w:eastAsia="zh"/>
        </w:rPr>
        <w:t>模型，刻画胎儿</w:t>
      </w:r>
      <w:r>
        <w:rPr>
          <w:rFonts w:hint="eastAsia"/>
          <w:lang w:eastAsia="zh"/>
        </w:rPr>
        <w:t>Y</w:t>
      </w:r>
      <w:r>
        <w:rPr>
          <w:rFonts w:hint="eastAsia"/>
          <w:lang w:eastAsia="zh"/>
        </w:rPr>
        <w:t>染色体游离</w:t>
      </w:r>
      <w:r>
        <w:rPr>
          <w:rFonts w:hint="eastAsia"/>
          <w:lang w:eastAsia="zh"/>
        </w:rPr>
        <w:t>D</w:t>
      </w:r>
      <w:r>
        <w:rPr>
          <w:lang w:eastAsia="zh"/>
        </w:rPr>
        <w:t>NA</w:t>
      </w:r>
      <w:r>
        <w:rPr>
          <w:rFonts w:hint="eastAsia"/>
          <w:lang w:eastAsia="zh"/>
        </w:rPr>
        <w:t>片段的比例随孕妇的孕周数和孕妇</w:t>
      </w:r>
      <w:r>
        <w:rPr>
          <w:rFonts w:hint="eastAsia"/>
          <w:lang w:eastAsia="zh"/>
        </w:rPr>
        <w:t>BMI</w:t>
      </w:r>
      <w:r>
        <w:rPr>
          <w:rFonts w:hint="eastAsia"/>
          <w:lang w:eastAsia="zh"/>
        </w:rPr>
        <w:t>以及其他因素的变化规律，检验这些变量的显著性并进行模型的拟合效果的评价。</w:t>
      </w:r>
    </w:p>
    <w:p w14:paraId="3C0D70CA" w14:textId="77777777" w:rsidR="00EC5F28" w:rsidRDefault="00000000">
      <w:pPr>
        <w:spacing w:line="252" w:lineRule="auto"/>
        <w:ind w:firstLine="480"/>
        <w:rPr>
          <w:lang w:eastAsia="zh"/>
        </w:rPr>
      </w:pPr>
      <w:r>
        <w:rPr>
          <w:rFonts w:ascii="黑体" w:eastAsia="黑体" w:hAnsi="黑体" w:hint="eastAsia"/>
          <w:lang w:eastAsia="zh"/>
        </w:rPr>
        <w:t>问题二</w:t>
      </w:r>
      <w:r>
        <w:rPr>
          <w:rFonts w:hint="eastAsia"/>
          <w:lang w:eastAsia="zh"/>
        </w:rPr>
        <w:t xml:space="preserve"> </w:t>
      </w:r>
      <w:r>
        <w:rPr>
          <w:rFonts w:hint="eastAsia"/>
          <w:lang w:eastAsia="zh"/>
        </w:rPr>
        <w:t>在只以孕妇</w:t>
      </w:r>
      <w:r>
        <w:rPr>
          <w:rFonts w:hint="eastAsia"/>
          <w:lang w:eastAsia="zh"/>
        </w:rPr>
        <w:t>BMI</w:t>
      </w:r>
      <w:r>
        <w:rPr>
          <w:rFonts w:hint="eastAsia"/>
          <w:lang w:eastAsia="zh"/>
        </w:rPr>
        <w:t>为分层依据的前提下，以减低孕妇可能的潜在风险为目标，题目主要有两个目标，一是设计合理的男胎孕妇</w:t>
      </w:r>
      <w:r>
        <w:rPr>
          <w:rFonts w:hint="eastAsia"/>
          <w:lang w:eastAsia="zh"/>
        </w:rPr>
        <w:t>BMI</w:t>
      </w:r>
      <w:r>
        <w:rPr>
          <w:rFonts w:hint="eastAsia"/>
          <w:lang w:eastAsia="zh"/>
        </w:rPr>
        <w:t>分组，二是为每一组确定最合适的</w:t>
      </w:r>
      <w:r>
        <w:rPr>
          <w:rFonts w:hint="eastAsia"/>
          <w:lang w:eastAsia="zh"/>
        </w:rPr>
        <w:t>NIPT</w:t>
      </w:r>
      <w:r>
        <w:rPr>
          <w:rFonts w:hint="eastAsia"/>
          <w:lang w:eastAsia="zh"/>
        </w:rPr>
        <w:t>采血时间点，最后对检测时产生的误差对于结果的影响。</w:t>
      </w:r>
    </w:p>
    <w:p w14:paraId="6AACCCAC" w14:textId="043759E8" w:rsidR="00EC5F28" w:rsidRDefault="00000000">
      <w:pPr>
        <w:spacing w:line="252" w:lineRule="auto"/>
        <w:ind w:firstLine="480"/>
        <w:rPr>
          <w:lang w:eastAsia="zh"/>
        </w:rPr>
      </w:pPr>
      <w:r>
        <w:rPr>
          <w:rFonts w:ascii="黑体" w:eastAsia="黑体" w:hAnsi="黑体" w:hint="eastAsia"/>
          <w:lang w:eastAsia="zh"/>
        </w:rPr>
        <w:t>问题三</w:t>
      </w:r>
      <w:r>
        <w:rPr>
          <w:rFonts w:hint="eastAsia"/>
          <w:lang w:eastAsia="zh"/>
        </w:rPr>
        <w:t xml:space="preserve"> </w:t>
      </w:r>
      <w:r>
        <w:rPr>
          <w:rFonts w:hint="eastAsia"/>
          <w:lang w:eastAsia="zh"/>
        </w:rPr>
        <w:t>该问题在问题二的研究基础上，在同时考虑孕妇的身高、体重、年龄、检测的误差以及胎儿</w:t>
      </w:r>
      <w:r>
        <w:rPr>
          <w:rFonts w:hint="eastAsia"/>
          <w:lang w:eastAsia="zh"/>
        </w:rPr>
        <w:t>Y</w:t>
      </w:r>
      <w:r>
        <w:rPr>
          <w:rFonts w:hint="eastAsia"/>
          <w:lang w:eastAsia="zh"/>
        </w:rPr>
        <w:t>染色体游离</w:t>
      </w:r>
      <w:r>
        <w:rPr>
          <w:rFonts w:hint="eastAsia"/>
          <w:lang w:eastAsia="zh"/>
        </w:rPr>
        <w:t>D</w:t>
      </w:r>
      <w:r>
        <w:rPr>
          <w:lang w:eastAsia="zh"/>
        </w:rPr>
        <w:t>NA</w:t>
      </w:r>
      <w:r>
        <w:rPr>
          <w:rFonts w:hint="eastAsia"/>
          <w:lang w:eastAsia="zh"/>
        </w:rPr>
        <w:t>片段的比例是否达标等更多因素的影响，同样解决两个主要问题：一是提出更精准的男胎孕妇</w:t>
      </w:r>
      <w:r>
        <w:rPr>
          <w:rFonts w:hint="eastAsia"/>
          <w:lang w:eastAsia="zh"/>
        </w:rPr>
        <w:t>BMI</w:t>
      </w:r>
      <w:r>
        <w:rPr>
          <w:rFonts w:hint="eastAsia"/>
          <w:lang w:eastAsia="zh"/>
        </w:rPr>
        <w:t>分组方案，二是确定</w:t>
      </w:r>
      <w:r w:rsidR="00E55531">
        <w:rPr>
          <w:rFonts w:hint="eastAsia"/>
          <w:lang w:eastAsia="zh"/>
        </w:rPr>
        <w:t>每组</w:t>
      </w:r>
      <w:r>
        <w:rPr>
          <w:rFonts w:hint="eastAsia"/>
          <w:lang w:eastAsia="zh"/>
        </w:rPr>
        <w:t>对应的</w:t>
      </w:r>
      <w:r>
        <w:rPr>
          <w:rFonts w:hint="eastAsia"/>
          <w:lang w:eastAsia="zh"/>
        </w:rPr>
        <w:t>NIPT</w:t>
      </w:r>
      <w:r>
        <w:rPr>
          <w:rFonts w:hint="eastAsia"/>
          <w:lang w:eastAsia="zh"/>
        </w:rPr>
        <w:t>采血时间点，最后进行检测误差的相关分析。</w:t>
      </w:r>
    </w:p>
    <w:p w14:paraId="0234D3C8" w14:textId="6ACDD0CB" w:rsidR="00EC5F28" w:rsidRDefault="00000000">
      <w:pPr>
        <w:spacing w:line="252" w:lineRule="auto"/>
        <w:ind w:firstLine="480"/>
        <w:rPr>
          <w:lang w:eastAsia="zh"/>
        </w:rPr>
      </w:pPr>
      <w:r>
        <w:rPr>
          <w:rFonts w:ascii="黑体" w:eastAsia="黑体" w:hAnsi="黑体" w:hint="eastAsia"/>
          <w:lang w:eastAsia="zh"/>
        </w:rPr>
        <w:t>问题四</w:t>
      </w:r>
      <w:r>
        <w:rPr>
          <w:rFonts w:hint="eastAsia"/>
          <w:lang w:eastAsia="zh"/>
        </w:rPr>
        <w:t xml:space="preserve"> </w:t>
      </w:r>
      <w:r>
        <w:rPr>
          <w:rFonts w:hint="eastAsia"/>
          <w:lang w:eastAsia="zh"/>
        </w:rPr>
        <w:t>考虑女胎样本异常的判定，针对女胎样本，整合</w:t>
      </w:r>
      <w:r>
        <w:rPr>
          <w:rFonts w:hint="eastAsia"/>
          <w:lang w:eastAsia="zh"/>
        </w:rPr>
        <w:t>21</w:t>
      </w:r>
      <w:r>
        <w:rPr>
          <w:rFonts w:hint="eastAsia"/>
          <w:lang w:eastAsia="zh"/>
        </w:rPr>
        <w:t>号、</w:t>
      </w:r>
      <w:r>
        <w:rPr>
          <w:rFonts w:hint="eastAsia"/>
          <w:lang w:eastAsia="zh"/>
        </w:rPr>
        <w:t>18</w:t>
      </w:r>
      <w:r>
        <w:rPr>
          <w:rFonts w:hint="eastAsia"/>
          <w:lang w:eastAsia="zh"/>
        </w:rPr>
        <w:t>号以及</w:t>
      </w:r>
      <w:r>
        <w:rPr>
          <w:rFonts w:hint="eastAsia"/>
          <w:lang w:eastAsia="zh"/>
        </w:rPr>
        <w:t>13</w:t>
      </w:r>
      <w:r>
        <w:rPr>
          <w:rFonts w:hint="eastAsia"/>
          <w:lang w:eastAsia="zh"/>
        </w:rPr>
        <w:t>号染色体的</w:t>
      </w:r>
      <w:r w:rsidR="00E55531">
        <w:rPr>
          <w:rFonts w:hint="eastAsia"/>
          <w:lang w:eastAsia="zh"/>
        </w:rPr>
        <w:t>非整倍体情况</w:t>
      </w:r>
      <w:r>
        <w:rPr>
          <w:rFonts w:hint="eastAsia"/>
          <w:lang w:eastAsia="zh"/>
        </w:rPr>
        <w:t>，将其作为判定结果，综合考虑</w:t>
      </w:r>
      <w:r>
        <w:rPr>
          <w:rFonts w:hint="eastAsia"/>
          <w:lang w:eastAsia="zh"/>
        </w:rPr>
        <w:t>X</w:t>
      </w:r>
      <w:r>
        <w:rPr>
          <w:rFonts w:hint="eastAsia"/>
          <w:lang w:eastAsia="zh"/>
        </w:rPr>
        <w:t>染色体信息、</w:t>
      </w:r>
      <w:r w:rsidR="00E55531">
        <w:rPr>
          <w:rFonts w:hint="eastAsia"/>
          <w:lang w:eastAsia="zh"/>
        </w:rPr>
        <w:t>四种</w:t>
      </w:r>
      <w:r>
        <w:rPr>
          <w:rFonts w:hint="eastAsia"/>
          <w:lang w:eastAsia="zh"/>
        </w:rPr>
        <w:t>染色体</w:t>
      </w:r>
      <w:r w:rsidR="00E55531">
        <w:rPr>
          <w:rFonts w:hint="eastAsia"/>
          <w:lang w:eastAsia="zh"/>
        </w:rPr>
        <w:t>的</w:t>
      </w:r>
      <w:r>
        <w:rPr>
          <w:rFonts w:hint="eastAsia"/>
          <w:lang w:eastAsia="zh"/>
        </w:rPr>
        <w:t>Z</w:t>
      </w:r>
      <w:r>
        <w:rPr>
          <w:rFonts w:hint="eastAsia"/>
          <w:lang w:eastAsia="zh"/>
        </w:rPr>
        <w:t>值</w:t>
      </w:r>
      <w:r w:rsidR="00E55531">
        <w:rPr>
          <w:rFonts w:hint="eastAsia"/>
          <w:lang w:eastAsia="zh"/>
        </w:rPr>
        <w:t>和</w:t>
      </w:r>
      <w:r>
        <w:rPr>
          <w:rFonts w:hint="eastAsia"/>
          <w:lang w:eastAsia="zh"/>
        </w:rPr>
        <w:t>GC</w:t>
      </w:r>
      <w:r>
        <w:rPr>
          <w:rFonts w:hint="eastAsia"/>
          <w:lang w:eastAsia="zh"/>
        </w:rPr>
        <w:t>含量、测序读段比例与</w:t>
      </w:r>
      <w:r>
        <w:rPr>
          <w:rFonts w:hint="eastAsia"/>
          <w:lang w:eastAsia="zh"/>
        </w:rPr>
        <w:t>BMI</w:t>
      </w:r>
      <w:r>
        <w:rPr>
          <w:rFonts w:hint="eastAsia"/>
          <w:lang w:eastAsia="zh"/>
        </w:rPr>
        <w:t>等指标，构建或制定用于判断染色体非整倍体的判别方法，并评估该方法的灵敏性、特异性与在不同测序质量下的稳定性。</w:t>
      </w:r>
    </w:p>
    <w:p w14:paraId="3FAD4558" w14:textId="77777777" w:rsidR="00EC5F28" w:rsidRDefault="00000000">
      <w:pPr>
        <w:pStyle w:val="1"/>
        <w:spacing w:before="156" w:after="156"/>
      </w:pPr>
      <w:r>
        <w:lastRenderedPageBreak/>
        <w:t>问题分析</w:t>
      </w:r>
    </w:p>
    <w:p w14:paraId="754A28D2" w14:textId="3CFA2C0D" w:rsidR="00EC5F28" w:rsidRDefault="00000000" w:rsidP="002B73D4">
      <w:pPr>
        <w:pStyle w:val="2"/>
        <w:spacing w:before="156" w:after="156" w:line="240" w:lineRule="auto"/>
        <w:rPr>
          <w:lang w:eastAsia="zh"/>
        </w:rPr>
      </w:pPr>
      <w:r>
        <w:rPr>
          <w:rFonts w:hint="eastAsia"/>
          <w:lang w:eastAsia="zh"/>
        </w:rPr>
        <w:t>总体</w:t>
      </w:r>
      <w:r w:rsidR="00E55531">
        <w:rPr>
          <w:rFonts w:hint="eastAsia"/>
          <w:lang w:eastAsia="zh"/>
        </w:rPr>
        <w:t>性</w:t>
      </w:r>
      <w:r>
        <w:rPr>
          <w:rFonts w:hint="eastAsia"/>
          <w:lang w:eastAsia="zh"/>
        </w:rPr>
        <w:t>分析</w:t>
      </w:r>
    </w:p>
    <w:p w14:paraId="7E6F4B33" w14:textId="77777777" w:rsidR="009F4EB1" w:rsidRDefault="009F4EB1" w:rsidP="009F4EB1">
      <w:pPr>
        <w:ind w:firstLine="480"/>
      </w:pPr>
      <w:r>
        <w:rPr>
          <w:rFonts w:hint="eastAsia"/>
        </w:rPr>
        <w:t>本题是一个以无创产前检测（</w:t>
      </w:r>
      <w:r>
        <w:rPr>
          <w:rFonts w:hint="eastAsia"/>
        </w:rPr>
        <w:t>NIPT</w:t>
      </w:r>
      <w:r>
        <w:rPr>
          <w:rFonts w:hint="eastAsia"/>
        </w:rPr>
        <w:t>）为背景的数据分析与挖掘类问题。</w:t>
      </w:r>
    </w:p>
    <w:p w14:paraId="42C91488" w14:textId="13661CD4" w:rsidR="009F4EB1" w:rsidRPr="00522FA9" w:rsidRDefault="009F4EB1" w:rsidP="009F4EB1">
      <w:pPr>
        <w:ind w:firstLine="480"/>
      </w:pPr>
      <w:r>
        <w:rPr>
          <w:rFonts w:hint="eastAsia"/>
        </w:rPr>
        <w:t>从分析目的上来看，本题的核心目标主要有二：男胎</w:t>
      </w:r>
      <w:r>
        <w:rPr>
          <w:rFonts w:hint="eastAsia"/>
        </w:rPr>
        <w:t>NIPT</w:t>
      </w:r>
      <w:r>
        <w:rPr>
          <w:rFonts w:hint="eastAsia"/>
        </w:rPr>
        <w:t>检测时点的优化策略和女胎异常诊断策略。</w:t>
      </w:r>
    </w:p>
    <w:p w14:paraId="7F224345" w14:textId="65D0FC03" w:rsidR="00925917" w:rsidRDefault="00925917" w:rsidP="009F4EB1">
      <w:pPr>
        <w:ind w:firstLine="480"/>
      </w:pPr>
      <w:r>
        <w:rPr>
          <w:rFonts w:hint="eastAsia"/>
        </w:rPr>
        <w:t>从数据特性上来看，本题所给孕妇检测数据有一个很大的特征：横向数据与纵向数据的结合。同一名孕妇可能存在多条检测数据。而这些纵向的检测数据之间必然有较强的关联性，不能简单的作为独立数据处理。其次，本题所给的样本数据量较少，且对于是否发生染色体异常事件存在极度不平衡的情况，可能会造成模型容易过拟合等问题</w:t>
      </w:r>
      <w:r w:rsidR="002B73D4">
        <w:rPr>
          <w:rFonts w:hint="eastAsia"/>
        </w:rPr>
        <w:t>。</w:t>
      </w:r>
      <w:r w:rsidR="002B73D4">
        <w:t xml:space="preserve"> </w:t>
      </w:r>
    </w:p>
    <w:p w14:paraId="230DFD19" w14:textId="276882CC" w:rsidR="00925917" w:rsidRPr="009F4EB1" w:rsidRDefault="00925917" w:rsidP="009F4EB1">
      <w:pPr>
        <w:ind w:firstLine="480"/>
      </w:pPr>
      <w:r>
        <w:rPr>
          <w:rFonts w:hint="eastAsia"/>
        </w:rPr>
        <w:t>从模型选择上来分析，本题的数据量较少，不宜使用容易过拟合的模型。并且由于应用场景是临床诊断与检测，模型应当追求较高的可解释度，不宜使用黑箱模型。</w:t>
      </w:r>
    </w:p>
    <w:p w14:paraId="390CE7B1" w14:textId="77777777" w:rsidR="00EC5F28" w:rsidRDefault="00000000" w:rsidP="002B73D4">
      <w:pPr>
        <w:pStyle w:val="2"/>
        <w:spacing w:before="156" w:after="156" w:line="240" w:lineRule="auto"/>
        <w:rPr>
          <w:lang w:eastAsia="zh"/>
        </w:rPr>
      </w:pPr>
      <w:r>
        <w:rPr>
          <w:rFonts w:hint="eastAsia"/>
          <w:lang w:eastAsia="zh"/>
        </w:rPr>
        <w:t>问题一的分析</w:t>
      </w:r>
    </w:p>
    <w:p w14:paraId="29273373" w14:textId="09C9DE2E" w:rsidR="00A0154E" w:rsidRDefault="00A0154E" w:rsidP="00A0154E">
      <w:pPr>
        <w:ind w:firstLine="480"/>
      </w:pPr>
      <w:r>
        <w:rPr>
          <w:rFonts w:hint="eastAsia"/>
        </w:rPr>
        <w:t>问题</w:t>
      </w:r>
      <w:proofErr w:type="gramStart"/>
      <w:r>
        <w:rPr>
          <w:rFonts w:hint="eastAsia"/>
        </w:rPr>
        <w:t>一</w:t>
      </w:r>
      <w:proofErr w:type="gramEnd"/>
      <w:r>
        <w:rPr>
          <w:rFonts w:hint="eastAsia"/>
        </w:rPr>
        <w:t>的核心在于，建立一个回归模型，刻画</w:t>
      </w:r>
      <w:r w:rsidRPr="00A0154E">
        <w:rPr>
          <w:rFonts w:hint="eastAsia"/>
        </w:rPr>
        <w:t>Y</w:t>
      </w:r>
      <w:r w:rsidRPr="00A0154E">
        <w:rPr>
          <w:rFonts w:hint="eastAsia"/>
        </w:rPr>
        <w:t>染色体</w:t>
      </w:r>
      <w:proofErr w:type="gramStart"/>
      <w:r w:rsidRPr="00A0154E">
        <w:rPr>
          <w:rFonts w:hint="eastAsia"/>
        </w:rPr>
        <w:t>浓度与孕周</w:t>
      </w:r>
      <w:proofErr w:type="gramEnd"/>
      <w:r w:rsidRPr="00A0154E">
        <w:rPr>
          <w:rFonts w:hint="eastAsia"/>
        </w:rPr>
        <w:t>、</w:t>
      </w:r>
      <w:r w:rsidRPr="00A0154E">
        <w:rPr>
          <w:rFonts w:hint="eastAsia"/>
        </w:rPr>
        <w:t>BMI</w:t>
      </w:r>
      <w:r w:rsidRPr="00A0154E">
        <w:rPr>
          <w:rFonts w:hint="eastAsia"/>
        </w:rPr>
        <w:t>等因素的关系。</w:t>
      </w:r>
      <w:r>
        <w:rPr>
          <w:rFonts w:hint="eastAsia"/>
        </w:rPr>
        <w:t>由于数据集中存在大量纵向数据</w:t>
      </w:r>
      <w:r w:rsidR="00522FA9">
        <w:rPr>
          <w:rFonts w:hint="eastAsia"/>
        </w:rPr>
        <w:t>，违反了</w:t>
      </w:r>
      <w:r>
        <w:rPr>
          <w:rFonts w:hint="eastAsia"/>
        </w:rPr>
        <w:t>传统线性回归模型（</w:t>
      </w:r>
      <w:r>
        <w:rPr>
          <w:rFonts w:hint="eastAsia"/>
        </w:rPr>
        <w:t>OLS</w:t>
      </w:r>
      <w:r>
        <w:rPr>
          <w:rFonts w:hint="eastAsia"/>
        </w:rPr>
        <w:t>）</w:t>
      </w:r>
      <w:r w:rsidR="00522FA9">
        <w:rPr>
          <w:rFonts w:hint="eastAsia"/>
        </w:rPr>
        <w:t>的独立性假设</w:t>
      </w:r>
      <w:r>
        <w:rPr>
          <w:rFonts w:hint="eastAsia"/>
        </w:rPr>
        <w:t>。所以，我们需要采用能够处理这类特殊数据的模型。</w:t>
      </w:r>
    </w:p>
    <w:p w14:paraId="0DFF1CEA" w14:textId="6DF31CA3" w:rsidR="00A0154E" w:rsidRDefault="00A0154E" w:rsidP="00A0154E">
      <w:pPr>
        <w:ind w:firstLine="480"/>
      </w:pPr>
      <w:r>
        <w:rPr>
          <w:rStyle w:val="normaltextrun"/>
          <w:rFonts w:cs="Times New Roman"/>
        </w:rPr>
        <w:t>线性混合效应模型（</w:t>
      </w:r>
      <w:r>
        <w:rPr>
          <w:rStyle w:val="normaltextrun"/>
          <w:rFonts w:cs="Times New Roman"/>
        </w:rPr>
        <w:t>Linear Mixed-Effects Model, LMM</w:t>
      </w:r>
      <w:r>
        <w:rPr>
          <w:rStyle w:val="normaltextrun"/>
          <w:rFonts w:cs="Times New Roman"/>
        </w:rPr>
        <w:t>）</w:t>
      </w:r>
      <w:r w:rsidR="00171A7D">
        <w:rPr>
          <w:rStyle w:val="normaltextrun"/>
          <w:rFonts w:cs="Times New Roman" w:hint="eastAsia"/>
        </w:rPr>
        <w:t>是解决此类问题的良好模型。</w:t>
      </w:r>
      <w:r w:rsidR="00171A7D">
        <w:rPr>
          <w:rStyle w:val="normaltextrun"/>
          <w:rFonts w:cs="Times New Roman" w:hint="eastAsia"/>
        </w:rPr>
        <w:t>LMM</w:t>
      </w:r>
      <w:r w:rsidR="00171A7D">
        <w:rPr>
          <w:rStyle w:val="normaltextrun"/>
          <w:rFonts w:cs="Times New Roman" w:hint="eastAsia"/>
        </w:rPr>
        <w:t>将数据视为两部分，其一是描述群体普遍规律的固定效应；其二是刻画个体差异性的随机因素，例如某孕妇本身</w:t>
      </w:r>
      <w:r w:rsidR="00171A7D">
        <w:rPr>
          <w:rStyle w:val="normaltextrun"/>
          <w:rFonts w:cs="Times New Roman" w:hint="eastAsia"/>
        </w:rPr>
        <w:t>Y</w:t>
      </w:r>
      <w:r w:rsidR="00171A7D">
        <w:rPr>
          <w:rStyle w:val="normaltextrun"/>
          <w:rFonts w:cs="Times New Roman" w:hint="eastAsia"/>
        </w:rPr>
        <w:t>染色体浓度水平就高于正常值。</w:t>
      </w:r>
      <w:r w:rsidR="00BA2DAC">
        <w:rPr>
          <w:rStyle w:val="normaltextrun"/>
          <w:rFonts w:cs="Times New Roman" w:hint="eastAsia"/>
        </w:rPr>
        <w:t>通过引入随机效应的原理，</w:t>
      </w:r>
      <w:r w:rsidR="00BA2DAC">
        <w:rPr>
          <w:rStyle w:val="normaltextrun"/>
          <w:rFonts w:cs="Times New Roman" w:hint="eastAsia"/>
        </w:rPr>
        <w:t>LMM</w:t>
      </w:r>
      <w:r w:rsidR="00BA2DAC">
        <w:rPr>
          <w:rStyle w:val="normaltextrun"/>
          <w:rFonts w:cs="Times New Roman" w:hint="eastAsia"/>
        </w:rPr>
        <w:t>能够充分利用纵向数据，从而良好的描述</w:t>
      </w:r>
      <w:r w:rsidR="00BA2DAC" w:rsidRPr="00BA2DAC">
        <w:rPr>
          <w:rStyle w:val="normaltextrun"/>
          <w:rFonts w:cs="Times New Roman" w:hint="eastAsia"/>
        </w:rPr>
        <w:t>Y</w:t>
      </w:r>
      <w:r w:rsidR="00BA2DAC" w:rsidRPr="00BA2DAC">
        <w:rPr>
          <w:rStyle w:val="normaltextrun"/>
          <w:rFonts w:cs="Times New Roman" w:hint="eastAsia"/>
        </w:rPr>
        <w:t>染色体浓度的变化规律</w:t>
      </w:r>
      <w:r w:rsidR="00BA2DAC">
        <w:rPr>
          <w:rStyle w:val="normaltextrun"/>
          <w:rFonts w:cs="Times New Roman" w:hint="eastAsia"/>
        </w:rPr>
        <w:t>。</w:t>
      </w:r>
    </w:p>
    <w:p w14:paraId="3F213E41" w14:textId="77777777" w:rsidR="00EC5F28" w:rsidRDefault="00000000" w:rsidP="002B73D4">
      <w:pPr>
        <w:pStyle w:val="2"/>
        <w:spacing w:before="156" w:after="156" w:line="240" w:lineRule="auto"/>
        <w:rPr>
          <w:lang w:eastAsia="zh"/>
        </w:rPr>
      </w:pPr>
      <w:r>
        <w:rPr>
          <w:rFonts w:hint="eastAsia"/>
          <w:lang w:eastAsia="zh"/>
        </w:rPr>
        <w:t>问题二的分析</w:t>
      </w:r>
    </w:p>
    <w:p w14:paraId="27AEBC28" w14:textId="4FB1973D" w:rsidR="00BA2DAC" w:rsidRPr="00BA2DAC" w:rsidRDefault="00BA2DAC" w:rsidP="00BA2DAC">
      <w:pPr>
        <w:ind w:firstLine="480"/>
      </w:pPr>
      <w:r>
        <w:rPr>
          <w:rFonts w:hint="eastAsia"/>
        </w:rPr>
        <w:t>问题二要求基于</w:t>
      </w:r>
      <w:r>
        <w:rPr>
          <w:rFonts w:hint="eastAsia"/>
        </w:rPr>
        <w:t>BMI</w:t>
      </w:r>
      <w:r>
        <w:rPr>
          <w:rFonts w:hint="eastAsia"/>
        </w:rPr>
        <w:t>对孕妇进行合理分组，并为各组确定最佳的</w:t>
      </w:r>
      <w:r>
        <w:rPr>
          <w:rFonts w:hint="eastAsia"/>
        </w:rPr>
        <w:t>NIPT</w:t>
      </w:r>
      <w:r>
        <w:rPr>
          <w:rFonts w:hint="eastAsia"/>
        </w:rPr>
        <w:t>检测时点。</w:t>
      </w:r>
    </w:p>
    <w:p w14:paraId="27FEFAF2" w14:textId="4F662451" w:rsidR="00EC5F28" w:rsidRDefault="00000000" w:rsidP="00522FA9">
      <w:pPr>
        <w:ind w:firstLine="480"/>
      </w:pPr>
      <w:r>
        <w:rPr>
          <w:rFonts w:hint="eastAsia"/>
        </w:rPr>
        <w:t>考虑到我们最终的目的是为了通过</w:t>
      </w:r>
      <w:r>
        <w:rPr>
          <w:rFonts w:hint="eastAsia"/>
        </w:rPr>
        <w:t>BMI</w:t>
      </w:r>
      <w:r>
        <w:rPr>
          <w:rFonts w:hint="eastAsia"/>
        </w:rPr>
        <w:t>将孕妇分组并给出差异化的</w:t>
      </w:r>
      <w:r>
        <w:rPr>
          <w:rFonts w:hint="eastAsia"/>
        </w:rPr>
        <w:t>NIPT</w:t>
      </w:r>
      <w:r>
        <w:rPr>
          <w:rFonts w:hint="eastAsia"/>
        </w:rPr>
        <w:t>检测时间点</w:t>
      </w:r>
      <w:r w:rsidR="00522FA9">
        <w:rPr>
          <w:rFonts w:hint="eastAsia"/>
        </w:rPr>
        <w:t>，</w:t>
      </w:r>
      <w:r>
        <w:rPr>
          <w:rFonts w:hint="eastAsia"/>
        </w:rPr>
        <w:t>我们考虑使用目标驱动的决策树分类方案来对孕妇群体进行</w:t>
      </w:r>
      <w:r>
        <w:rPr>
          <w:rFonts w:hint="eastAsia"/>
        </w:rPr>
        <w:t>BMI</w:t>
      </w:r>
      <w:r>
        <w:rPr>
          <w:rFonts w:hint="eastAsia"/>
        </w:rPr>
        <w:t>的分组。</w:t>
      </w:r>
      <w:r w:rsidR="00BA2DAC">
        <w:rPr>
          <w:rFonts w:hint="eastAsia"/>
        </w:rPr>
        <w:t>它以我们估算出的</w:t>
      </w:r>
      <w:r w:rsidR="00BA2DAC" w:rsidRPr="00BA2DAC">
        <w:rPr>
          <w:rFonts w:hint="eastAsia"/>
        </w:rPr>
        <w:t>Y</w:t>
      </w:r>
      <w:r w:rsidR="00BA2DAC" w:rsidRPr="00BA2DAC">
        <w:rPr>
          <w:rFonts w:hint="eastAsia"/>
        </w:rPr>
        <w:t>染色体浓度达标孕周</w:t>
      </w:r>
      <w:r w:rsidR="00BA2DAC">
        <w:rPr>
          <w:rFonts w:hint="eastAsia"/>
        </w:rPr>
        <w:t>为回归目标，</w:t>
      </w:r>
      <w:proofErr w:type="gramStart"/>
      <w:r w:rsidR="00BA2DAC">
        <w:rPr>
          <w:rFonts w:hint="eastAsia"/>
        </w:rPr>
        <w:t>让决策</w:t>
      </w:r>
      <w:proofErr w:type="gramEnd"/>
      <w:r w:rsidR="00BA2DAC">
        <w:rPr>
          <w:rFonts w:hint="eastAsia"/>
        </w:rPr>
        <w:t>树算法自动的寻找最佳的</w:t>
      </w:r>
      <w:r w:rsidR="00BA2DAC">
        <w:rPr>
          <w:rFonts w:hint="eastAsia"/>
        </w:rPr>
        <w:t>BMI</w:t>
      </w:r>
      <w:r w:rsidR="00BA2DAC">
        <w:rPr>
          <w:rFonts w:hint="eastAsia"/>
        </w:rPr>
        <w:t>分割点，以求最大化区分组间的</w:t>
      </w:r>
      <w:r w:rsidR="00BA2DAC" w:rsidRPr="00BA2DAC">
        <w:rPr>
          <w:rFonts w:hint="eastAsia"/>
        </w:rPr>
        <w:t>Y</w:t>
      </w:r>
      <w:r w:rsidR="00BA2DAC" w:rsidRPr="00BA2DAC">
        <w:rPr>
          <w:rFonts w:hint="eastAsia"/>
        </w:rPr>
        <w:t>染色体浓度达标孕周</w:t>
      </w:r>
      <w:r w:rsidR="00BA2DAC">
        <w:rPr>
          <w:rFonts w:hint="eastAsia"/>
        </w:rPr>
        <w:t>。这种方式使我们的划分依据与最终的临床目标有直接关联，从而使得分组结果有明确的意义。</w:t>
      </w:r>
    </w:p>
    <w:p w14:paraId="7BEDF080" w14:textId="65A6A54E" w:rsidR="00EC5F28" w:rsidRDefault="002B6DD3">
      <w:pPr>
        <w:ind w:firstLine="480"/>
      </w:pPr>
      <w:r>
        <w:rPr>
          <w:rFonts w:hint="eastAsia"/>
        </w:rPr>
        <w:t>在最优时点选择上，我们通过构建优化模型来确定风险最小化目标。我们认为孕妇面临的风险包括过早检测的高失败风险</w:t>
      </w:r>
      <w:r w:rsidR="007775F1">
        <w:rPr>
          <w:rFonts w:hint="eastAsia"/>
        </w:rPr>
        <w:t>和过晚检测导致的治疗窗口期缩小风险。</w:t>
      </w:r>
      <w:r w:rsidR="002B73D4">
        <w:rPr>
          <w:rFonts w:hint="eastAsia"/>
        </w:rPr>
        <w:t>因此，</w:t>
      </w:r>
      <w:r w:rsidR="007775F1">
        <w:rPr>
          <w:rFonts w:hint="eastAsia"/>
        </w:rPr>
        <w:t>目标是构建一个能够量化并权衡这两个对立风险的综合期望最小化模型。通过模型的求解获得每个群体总体潜在风险的</w:t>
      </w:r>
      <w:r w:rsidR="007775F1">
        <w:rPr>
          <w:rFonts w:hint="eastAsia"/>
        </w:rPr>
        <w:t>NIPT</w:t>
      </w:r>
      <w:r w:rsidR="007775F1">
        <w:rPr>
          <w:rFonts w:hint="eastAsia"/>
        </w:rPr>
        <w:t>检测时点建议。</w:t>
      </w:r>
    </w:p>
    <w:p w14:paraId="72304F7D" w14:textId="77777777" w:rsidR="00EC5F28" w:rsidRDefault="00000000" w:rsidP="002B73D4">
      <w:pPr>
        <w:pStyle w:val="2"/>
        <w:spacing w:before="156" w:after="156" w:line="240" w:lineRule="auto"/>
        <w:rPr>
          <w:lang w:eastAsia="zh"/>
        </w:rPr>
      </w:pPr>
      <w:r>
        <w:rPr>
          <w:rFonts w:hint="eastAsia"/>
          <w:lang w:eastAsia="zh"/>
        </w:rPr>
        <w:t>问题三的分析</w:t>
      </w:r>
    </w:p>
    <w:p w14:paraId="30268F77" w14:textId="398DC08D" w:rsidR="00BA2DAC" w:rsidRDefault="00864C82" w:rsidP="00BA2DAC">
      <w:pPr>
        <w:ind w:firstLine="480"/>
      </w:pPr>
      <w:r>
        <w:rPr>
          <w:rFonts w:hint="eastAsia"/>
        </w:rPr>
        <w:t>问题三在问题二的基础上，进一步要求考虑身高、体重、年龄等多重因素对</w:t>
      </w:r>
      <w:r>
        <w:rPr>
          <w:rFonts w:hint="eastAsia"/>
        </w:rPr>
        <w:t>Y</w:t>
      </w:r>
      <w:r>
        <w:rPr>
          <w:rFonts w:hint="eastAsia"/>
        </w:rPr>
        <w:t>染色体浓度达标时间的影响，并对每组确定最佳</w:t>
      </w:r>
      <w:r>
        <w:rPr>
          <w:rFonts w:hint="eastAsia"/>
        </w:rPr>
        <w:t>NIPT</w:t>
      </w:r>
      <w:r>
        <w:rPr>
          <w:rFonts w:hint="eastAsia"/>
        </w:rPr>
        <w:t>检测时点，使得期望风险值最小。</w:t>
      </w:r>
    </w:p>
    <w:p w14:paraId="26FC0657" w14:textId="3BC9E9DA" w:rsidR="00864C82" w:rsidRDefault="00864C82" w:rsidP="00BA2DAC">
      <w:pPr>
        <w:ind w:firstLine="480"/>
      </w:pPr>
      <w:r>
        <w:rPr>
          <w:rFonts w:hint="eastAsia"/>
        </w:rPr>
        <w:t>那么，在综合衡量多种因素的情况下，每个</w:t>
      </w:r>
      <w:r>
        <w:rPr>
          <w:rFonts w:hint="eastAsia"/>
        </w:rPr>
        <w:t>BMI</w:t>
      </w:r>
      <w:r>
        <w:rPr>
          <w:rFonts w:hint="eastAsia"/>
        </w:rPr>
        <w:t>分组下的孕妇个体，其</w:t>
      </w:r>
      <w:r w:rsidRPr="00864C82">
        <w:rPr>
          <w:rFonts w:hint="eastAsia"/>
        </w:rPr>
        <w:t>概率预测</w:t>
      </w:r>
      <w:r>
        <w:rPr>
          <w:rFonts w:hint="eastAsia"/>
        </w:rPr>
        <w:t>函数将不再是相同的，而是有着个性化的差异。</w:t>
      </w:r>
      <w:r w:rsidR="007775F1">
        <w:rPr>
          <w:rFonts w:hint="eastAsia"/>
        </w:rPr>
        <w:t>问题二</w:t>
      </w:r>
      <w:r w:rsidR="002B73D4">
        <w:rPr>
          <w:rFonts w:hint="eastAsia"/>
        </w:rPr>
        <w:t>采用</w:t>
      </w:r>
      <w:r w:rsidR="007775F1">
        <w:rPr>
          <w:rFonts w:hint="eastAsia"/>
        </w:rPr>
        <w:t>的</w:t>
      </w:r>
      <w:r w:rsidR="007775F1" w:rsidRPr="007775F1">
        <w:rPr>
          <w:rFonts w:hint="eastAsia"/>
        </w:rPr>
        <w:t>Kaplan-Meier</w:t>
      </w:r>
      <w:r w:rsidR="007775F1" w:rsidRPr="007775F1">
        <w:rPr>
          <w:rFonts w:hint="eastAsia"/>
        </w:rPr>
        <w:t>模型</w:t>
      </w:r>
      <w:r w:rsidR="007775F1">
        <w:rPr>
          <w:rFonts w:hint="eastAsia"/>
        </w:rPr>
        <w:t>无法满足差异化需求，因此我们采用能够处理多个协变量的</w:t>
      </w:r>
      <w:r w:rsidR="007775F1">
        <w:rPr>
          <w:rFonts w:hint="eastAsia"/>
        </w:rPr>
        <w:t>Cox</w:t>
      </w:r>
      <w:r w:rsidR="007775F1">
        <w:rPr>
          <w:rFonts w:hint="eastAsia"/>
        </w:rPr>
        <w:t>比例风险回归模型，量化每个孕妇个体的失败风险概率预测。</w:t>
      </w:r>
    </w:p>
    <w:p w14:paraId="7ED45FE1" w14:textId="3780E2CD" w:rsidR="00864C82" w:rsidRPr="00BA2DAC" w:rsidRDefault="002B73D4" w:rsidP="00FD05CB">
      <w:pPr>
        <w:ind w:firstLine="480"/>
      </w:pPr>
      <w:r>
        <w:rPr>
          <w:rFonts w:hint="eastAsia"/>
        </w:rPr>
        <w:t>至于</w:t>
      </w:r>
      <w:r w:rsidR="007775F1">
        <w:rPr>
          <w:rFonts w:hint="eastAsia"/>
        </w:rPr>
        <w:t>优化决策</w:t>
      </w:r>
      <w:r w:rsidR="00522FA9">
        <w:rPr>
          <w:rFonts w:hint="eastAsia"/>
        </w:rPr>
        <w:t>，</w:t>
      </w:r>
      <w:r w:rsidR="007775F1">
        <w:rPr>
          <w:rFonts w:hint="eastAsia"/>
        </w:rPr>
        <w:t>我们继续沿用问题二的总体潜在风险目标</w:t>
      </w:r>
      <w:r>
        <w:rPr>
          <w:rFonts w:hint="eastAsia"/>
        </w:rPr>
        <w:t>。</w:t>
      </w:r>
      <w:r w:rsidR="007775F1">
        <w:rPr>
          <w:rFonts w:hint="eastAsia"/>
        </w:rPr>
        <w:t>通过将</w:t>
      </w:r>
      <w:r w:rsidR="007775F1">
        <w:rPr>
          <w:rFonts w:hint="eastAsia"/>
        </w:rPr>
        <w:t>Cox</w:t>
      </w:r>
      <w:r w:rsidR="007775F1">
        <w:rPr>
          <w:rFonts w:hint="eastAsia"/>
        </w:rPr>
        <w:t>预测出的个体化概率</w:t>
      </w:r>
      <w:r>
        <w:rPr>
          <w:rFonts w:hint="eastAsia"/>
        </w:rPr>
        <w:t>代</w:t>
      </w:r>
      <w:r w:rsidR="007775F1">
        <w:rPr>
          <w:rFonts w:hint="eastAsia"/>
        </w:rPr>
        <w:t>入目标，模型能综合多重因素，更准确、全面的反应群体间的差异</w:t>
      </w:r>
      <w:r>
        <w:rPr>
          <w:rFonts w:hint="eastAsia"/>
        </w:rPr>
        <w:t>。</w:t>
      </w:r>
    </w:p>
    <w:p w14:paraId="42666B51" w14:textId="77777777" w:rsidR="00EC5F28" w:rsidRDefault="00000000" w:rsidP="002B73D4">
      <w:pPr>
        <w:pStyle w:val="2"/>
        <w:spacing w:before="156" w:after="156" w:line="240" w:lineRule="auto"/>
        <w:rPr>
          <w:lang w:eastAsia="zh"/>
        </w:rPr>
      </w:pPr>
      <w:r>
        <w:rPr>
          <w:rFonts w:hint="eastAsia"/>
          <w:lang w:eastAsia="zh"/>
        </w:rPr>
        <w:lastRenderedPageBreak/>
        <w:t>问题四的分析</w:t>
      </w:r>
    </w:p>
    <w:p w14:paraId="339FEE70" w14:textId="7DF767C3" w:rsidR="00864C82" w:rsidRDefault="002B6DD3" w:rsidP="00864C82">
      <w:pPr>
        <w:ind w:firstLine="480"/>
        <w:rPr>
          <w:color w:val="000000" w:themeColor="text1"/>
        </w:rPr>
      </w:pPr>
      <w:r>
        <w:rPr>
          <w:rFonts w:hint="eastAsia"/>
        </w:rPr>
        <w:t>问题四的核心目标在于</w:t>
      </w:r>
      <w:r w:rsidR="00FD05CB">
        <w:rPr>
          <w:rFonts w:hint="eastAsia"/>
        </w:rPr>
        <w:t>，针对与男胎检测机制完全不同的女胎孕妇群体，构建一个能够可靠的判定</w:t>
      </w:r>
      <w:r w:rsidR="00FD05CB" w:rsidRPr="00FD05CB">
        <w:rPr>
          <w:rFonts w:hint="eastAsia"/>
          <w:color w:val="000000" w:themeColor="text1"/>
        </w:rPr>
        <w:t>21</w:t>
      </w:r>
      <w:r w:rsidR="00FD05CB" w:rsidRPr="00FD05CB">
        <w:rPr>
          <w:rFonts w:hint="eastAsia"/>
          <w:color w:val="000000" w:themeColor="text1"/>
        </w:rPr>
        <w:t>、</w:t>
      </w:r>
      <w:r w:rsidR="00FD05CB" w:rsidRPr="00FD05CB">
        <w:rPr>
          <w:rFonts w:hint="eastAsia"/>
          <w:color w:val="000000" w:themeColor="text1"/>
        </w:rPr>
        <w:t>18</w:t>
      </w:r>
      <w:r w:rsidR="00FD05CB" w:rsidRPr="00FD05CB">
        <w:rPr>
          <w:rFonts w:hint="eastAsia"/>
          <w:color w:val="000000" w:themeColor="text1"/>
        </w:rPr>
        <w:t>、</w:t>
      </w:r>
      <w:r w:rsidR="00FD05CB" w:rsidRPr="00FD05CB">
        <w:rPr>
          <w:rFonts w:hint="eastAsia"/>
          <w:color w:val="000000" w:themeColor="text1"/>
        </w:rPr>
        <w:t>13</w:t>
      </w:r>
      <w:r w:rsidR="00FD05CB" w:rsidRPr="00FD05CB">
        <w:rPr>
          <w:rFonts w:hint="eastAsia"/>
          <w:color w:val="000000" w:themeColor="text1"/>
        </w:rPr>
        <w:t>号染色体非整倍体异常</w:t>
      </w:r>
      <w:r w:rsidR="00FD05CB">
        <w:rPr>
          <w:rFonts w:hint="eastAsia"/>
          <w:color w:val="000000" w:themeColor="text1"/>
        </w:rPr>
        <w:t>的分类模型。</w:t>
      </w:r>
    </w:p>
    <w:p w14:paraId="22126F2E" w14:textId="6A77E0B6" w:rsidR="00FD05CB" w:rsidRDefault="00FD05CB" w:rsidP="00864C82">
      <w:pPr>
        <w:ind w:firstLine="480"/>
        <w:rPr>
          <w:color w:val="000000" w:themeColor="text1"/>
        </w:rPr>
      </w:pPr>
      <w:r>
        <w:rPr>
          <w:rFonts w:hint="eastAsia"/>
          <w:color w:val="000000" w:themeColor="text1"/>
        </w:rPr>
        <w:t>经过初步的数据探索性分析，我们发现理论上具有很强判别能力的染色体</w:t>
      </w:r>
      <w:r>
        <w:rPr>
          <w:rFonts w:hint="eastAsia"/>
          <w:color w:val="000000" w:themeColor="text1"/>
        </w:rPr>
        <w:t>Z</w:t>
      </w:r>
      <w:r>
        <w:rPr>
          <w:rFonts w:hint="eastAsia"/>
          <w:color w:val="000000" w:themeColor="text1"/>
        </w:rPr>
        <w:t>值在女胎异常样本中的离群并不显著。因此我们构建的模型需要具备从</w:t>
      </w:r>
      <w:r>
        <w:rPr>
          <w:rFonts w:hint="eastAsia"/>
          <w:color w:val="000000" w:themeColor="text1"/>
        </w:rPr>
        <w:t>Z</w:t>
      </w:r>
      <w:r>
        <w:rPr>
          <w:rFonts w:hint="eastAsia"/>
          <w:color w:val="000000" w:themeColor="text1"/>
        </w:rPr>
        <w:t>值之外的其他生物学指标，比如</w:t>
      </w:r>
      <w:r w:rsidRPr="00FD05CB">
        <w:rPr>
          <w:rFonts w:hint="eastAsia"/>
          <w:color w:val="000000" w:themeColor="text1"/>
        </w:rPr>
        <w:t>测序质量控制（</w:t>
      </w:r>
      <w:r w:rsidRPr="00FD05CB">
        <w:rPr>
          <w:rFonts w:hint="eastAsia"/>
          <w:color w:val="000000" w:themeColor="text1"/>
        </w:rPr>
        <w:t>QC</w:t>
      </w:r>
      <w:r w:rsidRPr="00FD05CB">
        <w:rPr>
          <w:rFonts w:hint="eastAsia"/>
          <w:color w:val="000000" w:themeColor="text1"/>
        </w:rPr>
        <w:t>）</w:t>
      </w:r>
      <w:r>
        <w:rPr>
          <w:rFonts w:hint="eastAsia"/>
          <w:color w:val="000000" w:themeColor="text1"/>
        </w:rPr>
        <w:t>、读段分布中挖掘出能够判别异常的信号。</w:t>
      </w:r>
    </w:p>
    <w:p w14:paraId="61EC03A8" w14:textId="7FED3589" w:rsidR="00522FA9" w:rsidRDefault="00522FA9" w:rsidP="00864C82">
      <w:pPr>
        <w:ind w:firstLine="480"/>
        <w:rPr>
          <w:color w:val="000000" w:themeColor="text1"/>
        </w:rPr>
      </w:pPr>
      <w:r>
        <w:rPr>
          <w:rFonts w:hint="eastAsia"/>
          <w:color w:val="000000" w:themeColor="text1"/>
        </w:rPr>
        <w:t>鉴于医学诊断的</w:t>
      </w:r>
      <w:proofErr w:type="gramStart"/>
      <w:r>
        <w:rPr>
          <w:rFonts w:hint="eastAsia"/>
          <w:color w:val="000000" w:themeColor="text1"/>
        </w:rPr>
        <w:t>考量</w:t>
      </w:r>
      <w:proofErr w:type="gramEnd"/>
      <w:r>
        <w:rPr>
          <w:rFonts w:hint="eastAsia"/>
          <w:color w:val="000000" w:themeColor="text1"/>
        </w:rPr>
        <w:t>，我们以召回率为优先目标，比较多种模型的性能，并选择其中理想的模型进行量化解释。</w:t>
      </w:r>
    </w:p>
    <w:p w14:paraId="6E6A3623" w14:textId="25D39FC4" w:rsidR="000E375E" w:rsidRDefault="00CB1341" w:rsidP="002B73D4">
      <w:pPr>
        <w:ind w:firstLineChars="0" w:firstLine="0"/>
        <w:jc w:val="center"/>
        <w:rPr>
          <w:color w:val="000000" w:themeColor="text1"/>
        </w:rPr>
      </w:pPr>
      <w:r w:rsidRPr="00CB1341">
        <w:rPr>
          <w:noProof/>
          <w:color w:val="000000" w:themeColor="text1"/>
        </w:rPr>
        <w:drawing>
          <wp:inline distT="0" distB="0" distL="0" distR="0" wp14:anchorId="26AF1BD0" wp14:editId="49AAD3D7">
            <wp:extent cx="5663378" cy="3990590"/>
            <wp:effectExtent l="0" t="0" r="0" b="0"/>
            <wp:docPr id="3698404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3441" cy="4032912"/>
                    </a:xfrm>
                    <a:prstGeom prst="rect">
                      <a:avLst/>
                    </a:prstGeom>
                    <a:noFill/>
                    <a:ln>
                      <a:noFill/>
                    </a:ln>
                  </pic:spPr>
                </pic:pic>
              </a:graphicData>
            </a:graphic>
          </wp:inline>
        </w:drawing>
      </w:r>
    </w:p>
    <w:p w14:paraId="3A3760FB" w14:textId="0580AB96" w:rsidR="000E375E" w:rsidRPr="00CB1341" w:rsidRDefault="00CB1341" w:rsidP="00CB1341">
      <w:pPr>
        <w:spacing w:beforeLines="50" w:before="156"/>
        <w:ind w:firstLine="442"/>
        <w:jc w:val="center"/>
        <w:rPr>
          <w:b/>
          <w:bCs/>
          <w:color w:val="000000" w:themeColor="text1"/>
          <w:sz w:val="22"/>
          <w:szCs w:val="22"/>
        </w:rPr>
      </w:pPr>
      <w:r w:rsidRPr="00CB1341">
        <w:rPr>
          <w:rFonts w:hint="eastAsia"/>
          <w:b/>
          <w:bCs/>
          <w:color w:val="000000" w:themeColor="text1"/>
          <w:sz w:val="22"/>
          <w:szCs w:val="22"/>
        </w:rPr>
        <w:t>图</w:t>
      </w:r>
      <w:r w:rsidRPr="00CB1341">
        <w:rPr>
          <w:rFonts w:hint="eastAsia"/>
          <w:b/>
          <w:bCs/>
          <w:color w:val="000000" w:themeColor="text1"/>
          <w:sz w:val="22"/>
          <w:szCs w:val="22"/>
        </w:rPr>
        <w:t xml:space="preserve">1 </w:t>
      </w:r>
      <w:r w:rsidRPr="00CB1341">
        <w:rPr>
          <w:rFonts w:hint="eastAsia"/>
          <w:b/>
          <w:bCs/>
          <w:color w:val="000000" w:themeColor="text1"/>
          <w:sz w:val="22"/>
          <w:szCs w:val="22"/>
        </w:rPr>
        <w:t>总体思路导图</w:t>
      </w:r>
    </w:p>
    <w:p w14:paraId="3BF6FBD3" w14:textId="77777777" w:rsidR="00EC5F28" w:rsidRDefault="00000000">
      <w:pPr>
        <w:pStyle w:val="1"/>
        <w:spacing w:before="156" w:after="156"/>
      </w:pPr>
      <w:r>
        <w:rPr>
          <w:rFonts w:hint="eastAsia"/>
        </w:rPr>
        <w:t>模型假设</w:t>
      </w:r>
    </w:p>
    <w:p w14:paraId="0D27ADCA" w14:textId="7836D424" w:rsidR="00EC5F28" w:rsidRDefault="008522D7" w:rsidP="008522D7">
      <w:pPr>
        <w:pStyle w:val="ae"/>
        <w:numPr>
          <w:ilvl w:val="0"/>
          <w:numId w:val="16"/>
        </w:numPr>
        <w:ind w:firstLineChars="0"/>
      </w:pPr>
      <w:r>
        <w:rPr>
          <w:rFonts w:hint="eastAsia"/>
        </w:rPr>
        <w:t>数据质量假设：我们假设附件提供的</w:t>
      </w:r>
      <w:r>
        <w:rPr>
          <w:rFonts w:hint="eastAsia"/>
        </w:rPr>
        <w:t>NIPT</w:t>
      </w:r>
      <w:r>
        <w:rPr>
          <w:rFonts w:hint="eastAsia"/>
        </w:rPr>
        <w:t>检测数据是在正常、合理的医学流程下获得的，数据记录是基本准确的。这是我们整个研究所有数据驱动分析的基础。</w:t>
      </w:r>
    </w:p>
    <w:p w14:paraId="34326E0A" w14:textId="394CB15E" w:rsidR="008522D7" w:rsidRDefault="008522D7" w:rsidP="008522D7">
      <w:pPr>
        <w:pStyle w:val="ae"/>
        <w:numPr>
          <w:ilvl w:val="0"/>
          <w:numId w:val="16"/>
        </w:numPr>
        <w:ind w:firstLineChars="0"/>
      </w:pPr>
      <w:r>
        <w:rPr>
          <w:rFonts w:hint="eastAsia"/>
        </w:rPr>
        <w:t>数据代表性假设：我们假设样本数据能够普遍反映研究区域内孕妇的生理指标和</w:t>
      </w:r>
      <w:r>
        <w:rPr>
          <w:rFonts w:hint="eastAsia"/>
        </w:rPr>
        <w:t>NIPT</w:t>
      </w:r>
      <w:r>
        <w:rPr>
          <w:rFonts w:hint="eastAsia"/>
        </w:rPr>
        <w:t>检测规律。</w:t>
      </w:r>
    </w:p>
    <w:p w14:paraId="1AE9EF29" w14:textId="384001B5" w:rsidR="008522D7" w:rsidRDefault="008522D7" w:rsidP="008522D7">
      <w:pPr>
        <w:pStyle w:val="ae"/>
        <w:numPr>
          <w:ilvl w:val="0"/>
          <w:numId w:val="16"/>
        </w:numPr>
        <w:ind w:firstLineChars="0"/>
      </w:pPr>
      <w:r>
        <w:rPr>
          <w:rFonts w:hint="eastAsia"/>
        </w:rPr>
        <w:t>异常标签的金标准假设：我们假设数据集中“染色体的非整倍体”列数据是准确无误的，可以作为我们问题四监督学习模型的标签输入。</w:t>
      </w:r>
    </w:p>
    <w:p w14:paraId="527A6807" w14:textId="4DB90E4B" w:rsidR="00E428C4" w:rsidRPr="000E375E" w:rsidRDefault="008522D7" w:rsidP="00E428C4">
      <w:pPr>
        <w:pStyle w:val="ae"/>
        <w:numPr>
          <w:ilvl w:val="0"/>
          <w:numId w:val="16"/>
        </w:numPr>
        <w:ind w:firstLineChars="0"/>
      </w:pPr>
      <w:r w:rsidRPr="008522D7">
        <w:rPr>
          <w:rFonts w:hint="eastAsia"/>
        </w:rPr>
        <w:t>Y</w:t>
      </w:r>
      <w:r w:rsidRPr="008522D7">
        <w:rPr>
          <w:rFonts w:hint="eastAsia"/>
        </w:rPr>
        <w:t>染色体浓度增长趋势</w:t>
      </w:r>
      <w:r>
        <w:rPr>
          <w:rFonts w:hint="eastAsia"/>
        </w:rPr>
        <w:t>假设：我们假设</w:t>
      </w:r>
      <w:r w:rsidR="000E375E">
        <w:rPr>
          <w:rFonts w:hint="eastAsia"/>
        </w:rPr>
        <w:t>在排除可能的随机误差之后，对于同一个男胎孕妇，其体内</w:t>
      </w:r>
      <w:r w:rsidR="000E375E">
        <w:rPr>
          <w:rFonts w:hint="eastAsia"/>
        </w:rPr>
        <w:t>Y</w:t>
      </w:r>
      <w:r w:rsidR="000E375E">
        <w:rPr>
          <w:rFonts w:hint="eastAsia"/>
        </w:rPr>
        <w:t>染色体浓度</w:t>
      </w:r>
      <w:proofErr w:type="gramStart"/>
      <w:r w:rsidR="000E375E">
        <w:rPr>
          <w:rFonts w:hint="eastAsia"/>
        </w:rPr>
        <w:t>会随孕周</w:t>
      </w:r>
      <w:proofErr w:type="gramEnd"/>
      <w:r w:rsidR="000E375E">
        <w:rPr>
          <w:rFonts w:hint="eastAsia"/>
        </w:rPr>
        <w:t>的增加呈现整体的上升趋势。这</w:t>
      </w:r>
      <w:r w:rsidR="002B73D4">
        <w:rPr>
          <w:rFonts w:hint="eastAsia"/>
        </w:rPr>
        <w:t>一</w:t>
      </w:r>
      <w:r w:rsidR="000E375E">
        <w:rPr>
          <w:rFonts w:hint="eastAsia"/>
        </w:rPr>
        <w:t>假设符合生物学上的规律，是我们进行达标孕</w:t>
      </w:r>
      <w:proofErr w:type="gramStart"/>
      <w:r w:rsidR="000E375E">
        <w:rPr>
          <w:rFonts w:hint="eastAsia"/>
        </w:rPr>
        <w:t>周预测</w:t>
      </w:r>
      <w:proofErr w:type="gramEnd"/>
      <w:r w:rsidR="000E375E">
        <w:rPr>
          <w:rFonts w:hint="eastAsia"/>
        </w:rPr>
        <w:t>的基础。</w:t>
      </w:r>
    </w:p>
    <w:p w14:paraId="0CBBD39F" w14:textId="77777777" w:rsidR="00EC5F28" w:rsidRDefault="00000000">
      <w:pPr>
        <w:pStyle w:val="1"/>
        <w:spacing w:before="156" w:after="156"/>
      </w:pPr>
      <w:r>
        <w:rPr>
          <w:rFonts w:hint="eastAsia"/>
        </w:rPr>
        <w:lastRenderedPageBreak/>
        <w:t>符号说明</w:t>
      </w:r>
    </w:p>
    <w:p w14:paraId="1CB24219" w14:textId="77777777" w:rsidR="00EC5F28" w:rsidRDefault="00000000">
      <w:pPr>
        <w:spacing w:after="240"/>
        <w:ind w:firstLine="480"/>
      </w:pPr>
      <w:r>
        <w:rPr>
          <w:rFonts w:hint="eastAsia"/>
        </w:rPr>
        <w:t>对本文使用到的相关符号进行说明如下表：</w:t>
      </w:r>
    </w:p>
    <w:tbl>
      <w:tblPr>
        <w:tblStyle w:val="ad"/>
        <w:tblW w:w="0" w:type="auto"/>
        <w:tblLook w:val="04A0" w:firstRow="1" w:lastRow="0" w:firstColumn="1" w:lastColumn="0" w:noHBand="0" w:noVBand="1"/>
      </w:tblPr>
      <w:tblGrid>
        <w:gridCol w:w="1276"/>
        <w:gridCol w:w="6946"/>
        <w:gridCol w:w="848"/>
      </w:tblGrid>
      <w:tr w:rsidR="00EC5F28" w14:paraId="390B4A06" w14:textId="77777777" w:rsidTr="00EC5F28">
        <w:trPr>
          <w:cnfStyle w:val="100000000000" w:firstRow="1" w:lastRow="0" w:firstColumn="0" w:lastColumn="0" w:oddVBand="0" w:evenVBand="0" w:oddHBand="0" w:evenHBand="0" w:firstRowFirstColumn="0" w:firstRowLastColumn="0" w:lastRowFirstColumn="0" w:lastRowLastColumn="0"/>
        </w:trPr>
        <w:tc>
          <w:tcPr>
            <w:tcW w:w="1276" w:type="dxa"/>
            <w:vAlign w:val="center"/>
          </w:tcPr>
          <w:p w14:paraId="7D9E698F" w14:textId="77777777" w:rsidR="00EC5F28" w:rsidRDefault="00000000">
            <w:pPr>
              <w:ind w:firstLineChars="0" w:firstLine="0"/>
              <w:jc w:val="center"/>
              <w:rPr>
                <w:sz w:val="22"/>
                <w:szCs w:val="22"/>
              </w:rPr>
            </w:pPr>
            <w:r>
              <w:rPr>
                <w:rFonts w:hint="eastAsia"/>
                <w:sz w:val="22"/>
                <w:szCs w:val="22"/>
              </w:rPr>
              <w:t>符号</w:t>
            </w:r>
          </w:p>
        </w:tc>
        <w:tc>
          <w:tcPr>
            <w:tcW w:w="6946" w:type="dxa"/>
            <w:vAlign w:val="center"/>
          </w:tcPr>
          <w:p w14:paraId="414480CB" w14:textId="77777777" w:rsidR="00EC5F28" w:rsidRDefault="00000000">
            <w:pPr>
              <w:ind w:firstLineChars="0" w:firstLine="0"/>
              <w:jc w:val="center"/>
              <w:rPr>
                <w:sz w:val="22"/>
                <w:szCs w:val="22"/>
              </w:rPr>
            </w:pPr>
            <w:r>
              <w:rPr>
                <w:rFonts w:hint="eastAsia"/>
                <w:sz w:val="22"/>
                <w:szCs w:val="22"/>
              </w:rPr>
              <w:t>说明</w:t>
            </w:r>
          </w:p>
        </w:tc>
        <w:tc>
          <w:tcPr>
            <w:tcW w:w="848" w:type="dxa"/>
            <w:vAlign w:val="center"/>
          </w:tcPr>
          <w:p w14:paraId="7C0DD0AC" w14:textId="77777777" w:rsidR="00EC5F28" w:rsidRDefault="00000000">
            <w:pPr>
              <w:ind w:firstLineChars="0" w:firstLine="0"/>
              <w:jc w:val="center"/>
              <w:rPr>
                <w:sz w:val="22"/>
                <w:szCs w:val="22"/>
              </w:rPr>
            </w:pPr>
            <w:r>
              <w:rPr>
                <w:rFonts w:hint="eastAsia"/>
                <w:sz w:val="22"/>
                <w:szCs w:val="22"/>
              </w:rPr>
              <w:t>单位</w:t>
            </w:r>
          </w:p>
        </w:tc>
      </w:tr>
      <w:tr w:rsidR="00EC5F28" w14:paraId="16E162E6" w14:textId="77777777" w:rsidTr="00EC5F28">
        <w:trPr>
          <w:trHeight w:val="397"/>
        </w:trPr>
        <w:tc>
          <w:tcPr>
            <w:tcW w:w="1276" w:type="dxa"/>
            <w:vAlign w:val="center"/>
          </w:tcPr>
          <w:p w14:paraId="0123A59F" w14:textId="77777777" w:rsidR="00EC5F28" w:rsidRDefault="00000000">
            <w:pPr>
              <w:ind w:firstLineChars="0" w:firstLine="0"/>
              <w:jc w:val="center"/>
              <w:rPr>
                <w:sz w:val="22"/>
                <w:szCs w:val="22"/>
              </w:rPr>
            </w:pPr>
            <w:r>
              <w:rPr>
                <w:position w:val="-12"/>
                <w:sz w:val="22"/>
                <w:szCs w:val="22"/>
              </w:rPr>
              <w:object w:dxaOrig="175" w:dyaOrig="350" w14:anchorId="0DEDC8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pt;height:17.45pt" o:ole="">
                  <v:imagedata r:id="rId8" o:title=""/>
                </v:shape>
                <o:OLEObject Type="Embed" ProgID="Equation.AxMath" ShapeID="_x0000_i1025" DrawAspect="Content" ObjectID="_1818765827" r:id="rId9"/>
              </w:object>
            </w:r>
          </w:p>
        </w:tc>
        <w:tc>
          <w:tcPr>
            <w:tcW w:w="6946" w:type="dxa"/>
            <w:vAlign w:val="center"/>
          </w:tcPr>
          <w:p w14:paraId="4F956548" w14:textId="77777777" w:rsidR="00EC5F28" w:rsidRDefault="00000000">
            <w:pPr>
              <w:ind w:firstLineChars="0" w:firstLine="0"/>
              <w:jc w:val="center"/>
              <w:rPr>
                <w:sz w:val="22"/>
                <w:szCs w:val="22"/>
              </w:rPr>
            </w:pPr>
            <w:r>
              <w:rPr>
                <w:rFonts w:hint="eastAsia"/>
                <w:sz w:val="22"/>
                <w:szCs w:val="22"/>
              </w:rPr>
              <w:t>Pearson</w:t>
            </w:r>
            <w:r>
              <w:rPr>
                <w:rFonts w:hint="eastAsia"/>
                <w:sz w:val="22"/>
                <w:szCs w:val="22"/>
              </w:rPr>
              <w:t>相关系数</w:t>
            </w:r>
          </w:p>
        </w:tc>
        <w:tc>
          <w:tcPr>
            <w:tcW w:w="848" w:type="dxa"/>
            <w:vAlign w:val="center"/>
          </w:tcPr>
          <w:p w14:paraId="315B4E8E" w14:textId="77777777" w:rsidR="00EC5F28" w:rsidRDefault="00000000">
            <w:pPr>
              <w:ind w:firstLineChars="0" w:firstLine="0"/>
              <w:jc w:val="center"/>
              <w:rPr>
                <w:sz w:val="22"/>
                <w:szCs w:val="22"/>
              </w:rPr>
            </w:pPr>
            <w:r>
              <w:rPr>
                <w:rFonts w:hint="eastAsia"/>
                <w:sz w:val="22"/>
                <w:szCs w:val="22"/>
              </w:rPr>
              <w:t>/</w:t>
            </w:r>
          </w:p>
        </w:tc>
      </w:tr>
      <w:tr w:rsidR="00EC5F28" w14:paraId="496D26BB" w14:textId="77777777" w:rsidTr="00EC5F28">
        <w:trPr>
          <w:trHeight w:val="397"/>
        </w:trPr>
        <w:tc>
          <w:tcPr>
            <w:tcW w:w="1276" w:type="dxa"/>
            <w:vAlign w:val="center"/>
          </w:tcPr>
          <w:p w14:paraId="5F9BC5B4" w14:textId="77777777" w:rsidR="00EC5F28" w:rsidRDefault="00000000">
            <w:pPr>
              <w:ind w:firstLineChars="0" w:firstLine="0"/>
              <w:jc w:val="center"/>
              <w:rPr>
                <w:sz w:val="22"/>
                <w:szCs w:val="22"/>
              </w:rPr>
            </w:pPr>
            <w:r>
              <w:rPr>
                <w:position w:val="-12"/>
                <w:sz w:val="22"/>
                <w:szCs w:val="22"/>
              </w:rPr>
              <w:object w:dxaOrig="375" w:dyaOrig="375" w14:anchorId="7640BDE6">
                <v:shape id="_x0000_i1026" type="#_x0000_t75" style="width:18.55pt;height:18.55pt" o:ole="">
                  <v:imagedata r:id="rId10" o:title=""/>
                </v:shape>
                <o:OLEObject Type="Embed" ProgID="Equation.AxMath" ShapeID="_x0000_i1026" DrawAspect="Content" ObjectID="_1818765828" r:id="rId11"/>
              </w:object>
            </w:r>
          </w:p>
        </w:tc>
        <w:tc>
          <w:tcPr>
            <w:tcW w:w="6946" w:type="dxa"/>
            <w:vAlign w:val="center"/>
          </w:tcPr>
          <w:p w14:paraId="75FC7469" w14:textId="77777777" w:rsidR="00EC5F28" w:rsidRDefault="00000000">
            <w:pPr>
              <w:ind w:firstLineChars="0" w:firstLine="0"/>
              <w:jc w:val="center"/>
              <w:rPr>
                <w:sz w:val="22"/>
                <w:szCs w:val="22"/>
              </w:rPr>
            </w:pPr>
            <w:r>
              <w:rPr>
                <w:rFonts w:hint="eastAsia"/>
                <w:color w:val="000000" w:themeColor="text1"/>
                <w:sz w:val="22"/>
                <w:szCs w:val="22"/>
              </w:rPr>
              <w:t>第</w:t>
            </w:r>
            <w:r>
              <w:rPr>
                <w:color w:val="000000" w:themeColor="text1"/>
                <w:position w:val="-12"/>
                <w:sz w:val="22"/>
                <w:szCs w:val="22"/>
              </w:rPr>
              <w:object w:dxaOrig="125" w:dyaOrig="350" w14:anchorId="2CC21B8D">
                <v:shape id="_x0000_i1027" type="#_x0000_t75" style="width:5.7pt;height:17.45pt" o:ole="">
                  <v:imagedata r:id="rId12" o:title=""/>
                </v:shape>
                <o:OLEObject Type="Embed" ProgID="Equation.AxMath" ShapeID="_x0000_i1027" DrawAspect="Content" ObjectID="_1818765829" r:id="rId13"/>
              </w:object>
            </w:r>
            <w:r>
              <w:rPr>
                <w:rFonts w:hint="eastAsia"/>
                <w:color w:val="000000" w:themeColor="text1"/>
                <w:sz w:val="22"/>
                <w:szCs w:val="22"/>
              </w:rPr>
              <w:t>名</w:t>
            </w:r>
            <w:proofErr w:type="gramStart"/>
            <w:r>
              <w:rPr>
                <w:rFonts w:hint="eastAsia"/>
                <w:color w:val="000000" w:themeColor="text1"/>
                <w:sz w:val="22"/>
                <w:szCs w:val="22"/>
              </w:rPr>
              <w:t>孕妇第</w:t>
            </w:r>
            <w:proofErr w:type="gramEnd"/>
            <w:r>
              <w:rPr>
                <w:color w:val="000000" w:themeColor="text1"/>
                <w:position w:val="-12"/>
                <w:sz w:val="22"/>
                <w:szCs w:val="22"/>
              </w:rPr>
              <w:object w:dxaOrig="175" w:dyaOrig="350" w14:anchorId="2DA7BD2D">
                <v:shape id="_x0000_i1028" type="#_x0000_t75" style="width:8.2pt;height:17.45pt" o:ole="">
                  <v:imagedata r:id="rId14" o:title=""/>
                </v:shape>
                <o:OLEObject Type="Embed" ProgID="Equation.AxMath" ShapeID="_x0000_i1028" DrawAspect="Content" ObjectID="_1818765830" r:id="rId15"/>
              </w:object>
            </w:r>
            <w:r>
              <w:rPr>
                <w:rFonts w:hint="eastAsia"/>
                <w:color w:val="000000" w:themeColor="text1"/>
                <w:sz w:val="22"/>
                <w:szCs w:val="22"/>
              </w:rPr>
              <w:t>次检测时的</w:t>
            </w:r>
            <w:r>
              <w:rPr>
                <w:rFonts w:hint="eastAsia"/>
                <w:color w:val="000000" w:themeColor="text1"/>
                <w:sz w:val="22"/>
                <w:szCs w:val="22"/>
              </w:rPr>
              <w:t>Y</w:t>
            </w:r>
            <w:r>
              <w:rPr>
                <w:rFonts w:hint="eastAsia"/>
                <w:color w:val="000000" w:themeColor="text1"/>
                <w:sz w:val="22"/>
                <w:szCs w:val="22"/>
              </w:rPr>
              <w:t>染色体浓度</w:t>
            </w:r>
          </w:p>
        </w:tc>
        <w:tc>
          <w:tcPr>
            <w:tcW w:w="848" w:type="dxa"/>
            <w:vAlign w:val="center"/>
          </w:tcPr>
          <w:p w14:paraId="710AE12B" w14:textId="77777777" w:rsidR="00EC5F28" w:rsidRDefault="00000000">
            <w:pPr>
              <w:ind w:firstLineChars="0" w:firstLine="0"/>
              <w:jc w:val="center"/>
              <w:rPr>
                <w:sz w:val="22"/>
                <w:szCs w:val="22"/>
              </w:rPr>
            </w:pPr>
            <w:r>
              <w:rPr>
                <w:rFonts w:hint="eastAsia"/>
                <w:sz w:val="22"/>
                <w:szCs w:val="22"/>
              </w:rPr>
              <w:t>/</w:t>
            </w:r>
          </w:p>
        </w:tc>
      </w:tr>
      <w:tr w:rsidR="00EC5F28" w14:paraId="43A5A20D" w14:textId="77777777" w:rsidTr="00EC5F28">
        <w:trPr>
          <w:trHeight w:val="397"/>
        </w:trPr>
        <w:tc>
          <w:tcPr>
            <w:tcW w:w="1276" w:type="dxa"/>
            <w:vAlign w:val="center"/>
          </w:tcPr>
          <w:p w14:paraId="7B73B45D" w14:textId="77777777" w:rsidR="00EC5F28" w:rsidRDefault="00000000">
            <w:pPr>
              <w:ind w:firstLineChars="0" w:firstLine="0"/>
              <w:jc w:val="center"/>
              <w:rPr>
                <w:sz w:val="22"/>
                <w:szCs w:val="22"/>
              </w:rPr>
            </w:pPr>
            <w:r>
              <w:rPr>
                <w:position w:val="-12"/>
                <w:sz w:val="22"/>
                <w:szCs w:val="22"/>
              </w:rPr>
              <w:object w:dxaOrig="300" w:dyaOrig="375" w14:anchorId="17112FBB">
                <v:shape id="_x0000_i1029" type="#_x0000_t75" style="width:14.95pt;height:18.55pt" o:ole="">
                  <v:imagedata r:id="rId16" o:title=""/>
                </v:shape>
                <o:OLEObject Type="Embed" ProgID="Equation.AxMath" ShapeID="_x0000_i1029" DrawAspect="Content" ObjectID="_1818765831" r:id="rId17"/>
              </w:object>
            </w:r>
          </w:p>
        </w:tc>
        <w:tc>
          <w:tcPr>
            <w:tcW w:w="6946" w:type="dxa"/>
            <w:vAlign w:val="center"/>
          </w:tcPr>
          <w:p w14:paraId="20DB4B39" w14:textId="77777777" w:rsidR="00EC5F28" w:rsidRDefault="00000000">
            <w:pPr>
              <w:ind w:firstLineChars="0" w:firstLine="0"/>
              <w:jc w:val="center"/>
              <w:rPr>
                <w:sz w:val="22"/>
                <w:szCs w:val="22"/>
              </w:rPr>
            </w:pPr>
            <w:r>
              <w:rPr>
                <w:rFonts w:hint="eastAsia"/>
                <w:color w:val="000000" w:themeColor="text1"/>
                <w:sz w:val="22"/>
                <w:szCs w:val="22"/>
              </w:rPr>
              <w:t>L</w:t>
            </w:r>
            <w:r>
              <w:rPr>
                <w:color w:val="000000" w:themeColor="text1"/>
                <w:sz w:val="22"/>
                <w:szCs w:val="22"/>
              </w:rPr>
              <w:t>MM</w:t>
            </w:r>
            <w:r>
              <w:rPr>
                <w:rFonts w:hint="eastAsia"/>
                <w:color w:val="000000" w:themeColor="text1"/>
                <w:sz w:val="22"/>
                <w:szCs w:val="22"/>
              </w:rPr>
              <w:t>的总体固定截距</w:t>
            </w:r>
          </w:p>
        </w:tc>
        <w:tc>
          <w:tcPr>
            <w:tcW w:w="848" w:type="dxa"/>
            <w:vAlign w:val="center"/>
          </w:tcPr>
          <w:p w14:paraId="17E191DE" w14:textId="77777777" w:rsidR="00EC5F28" w:rsidRDefault="00000000">
            <w:pPr>
              <w:ind w:firstLineChars="0" w:firstLine="0"/>
              <w:jc w:val="center"/>
              <w:rPr>
                <w:sz w:val="22"/>
                <w:szCs w:val="22"/>
              </w:rPr>
            </w:pPr>
            <w:r>
              <w:rPr>
                <w:rFonts w:hint="eastAsia"/>
                <w:sz w:val="22"/>
                <w:szCs w:val="22"/>
              </w:rPr>
              <w:t>/</w:t>
            </w:r>
          </w:p>
        </w:tc>
      </w:tr>
      <w:tr w:rsidR="00EC5F28" w14:paraId="243D7FB2" w14:textId="77777777" w:rsidTr="00EC5F28">
        <w:trPr>
          <w:trHeight w:val="397"/>
        </w:trPr>
        <w:tc>
          <w:tcPr>
            <w:tcW w:w="1276" w:type="dxa"/>
            <w:vAlign w:val="center"/>
          </w:tcPr>
          <w:p w14:paraId="4446B399" w14:textId="77777777" w:rsidR="00EC5F28" w:rsidRDefault="00000000">
            <w:pPr>
              <w:ind w:firstLineChars="0" w:firstLine="0"/>
              <w:jc w:val="center"/>
              <w:rPr>
                <w:sz w:val="22"/>
                <w:szCs w:val="22"/>
              </w:rPr>
            </w:pPr>
            <w:r>
              <w:rPr>
                <w:position w:val="-12"/>
                <w:sz w:val="22"/>
                <w:szCs w:val="22"/>
              </w:rPr>
              <w:object w:dxaOrig="275" w:dyaOrig="375" w14:anchorId="0960DE3F">
                <v:shape id="_x0000_i1030" type="#_x0000_t75" style="width:13.55pt;height:18.55pt" o:ole="">
                  <v:imagedata r:id="rId18" o:title=""/>
                </v:shape>
                <o:OLEObject Type="Embed" ProgID="Equation.AxMath" ShapeID="_x0000_i1030" DrawAspect="Content" ObjectID="_1818765832" r:id="rId19"/>
              </w:object>
            </w:r>
          </w:p>
        </w:tc>
        <w:tc>
          <w:tcPr>
            <w:tcW w:w="6946" w:type="dxa"/>
            <w:vAlign w:val="center"/>
          </w:tcPr>
          <w:p w14:paraId="6764DD7B" w14:textId="77777777" w:rsidR="00EC5F28" w:rsidRDefault="00000000">
            <w:pPr>
              <w:ind w:firstLineChars="0" w:firstLine="0"/>
              <w:jc w:val="center"/>
              <w:rPr>
                <w:sz w:val="22"/>
                <w:szCs w:val="22"/>
              </w:rPr>
            </w:pPr>
            <w:r>
              <w:rPr>
                <w:rFonts w:hint="eastAsia"/>
                <w:color w:val="000000" w:themeColor="text1"/>
                <w:sz w:val="22"/>
                <w:szCs w:val="22"/>
              </w:rPr>
              <w:t>B</w:t>
            </w:r>
            <w:r>
              <w:rPr>
                <w:color w:val="000000" w:themeColor="text1"/>
                <w:sz w:val="22"/>
                <w:szCs w:val="22"/>
              </w:rPr>
              <w:t>MI</w:t>
            </w:r>
            <w:r>
              <w:rPr>
                <w:rFonts w:hint="eastAsia"/>
                <w:color w:val="000000" w:themeColor="text1"/>
                <w:sz w:val="22"/>
                <w:szCs w:val="22"/>
              </w:rPr>
              <w:t>对</w:t>
            </w:r>
            <w:r>
              <w:rPr>
                <w:rFonts w:hint="eastAsia"/>
                <w:color w:val="000000" w:themeColor="text1"/>
                <w:sz w:val="22"/>
                <w:szCs w:val="22"/>
              </w:rPr>
              <w:t>Y</w:t>
            </w:r>
            <w:r>
              <w:rPr>
                <w:rFonts w:hint="eastAsia"/>
                <w:color w:val="000000" w:themeColor="text1"/>
                <w:sz w:val="22"/>
                <w:szCs w:val="22"/>
              </w:rPr>
              <w:t>染色体浓度的固定效应系数</w:t>
            </w:r>
          </w:p>
        </w:tc>
        <w:tc>
          <w:tcPr>
            <w:tcW w:w="848" w:type="dxa"/>
            <w:vAlign w:val="center"/>
          </w:tcPr>
          <w:p w14:paraId="23919CEA" w14:textId="77777777" w:rsidR="00EC5F28" w:rsidRDefault="00000000">
            <w:pPr>
              <w:ind w:firstLineChars="0" w:firstLine="0"/>
              <w:jc w:val="center"/>
              <w:rPr>
                <w:sz w:val="22"/>
                <w:szCs w:val="22"/>
              </w:rPr>
            </w:pPr>
            <w:r>
              <w:rPr>
                <w:rFonts w:hint="eastAsia"/>
                <w:sz w:val="22"/>
                <w:szCs w:val="22"/>
              </w:rPr>
              <w:t>/</w:t>
            </w:r>
          </w:p>
        </w:tc>
      </w:tr>
      <w:tr w:rsidR="00EC5F28" w14:paraId="1DC9CFEA" w14:textId="77777777" w:rsidTr="00EC5F28">
        <w:trPr>
          <w:trHeight w:val="397"/>
        </w:trPr>
        <w:tc>
          <w:tcPr>
            <w:tcW w:w="1276" w:type="dxa"/>
            <w:vAlign w:val="center"/>
          </w:tcPr>
          <w:p w14:paraId="66589C77" w14:textId="77777777" w:rsidR="00EC5F28" w:rsidRDefault="00000000">
            <w:pPr>
              <w:ind w:firstLineChars="0" w:firstLine="0"/>
              <w:jc w:val="center"/>
              <w:rPr>
                <w:sz w:val="22"/>
                <w:szCs w:val="22"/>
              </w:rPr>
            </w:pPr>
            <w:r>
              <w:rPr>
                <w:position w:val="-12"/>
                <w:sz w:val="22"/>
                <w:szCs w:val="22"/>
              </w:rPr>
              <w:object w:dxaOrig="300" w:dyaOrig="375" w14:anchorId="643ACB09">
                <v:shape id="_x0000_i1031" type="#_x0000_t75" style="width:14.95pt;height:18.55pt" o:ole="">
                  <v:imagedata r:id="rId20" o:title=""/>
                </v:shape>
                <o:OLEObject Type="Embed" ProgID="Equation.AxMath" ShapeID="_x0000_i1031" DrawAspect="Content" ObjectID="_1818765833" r:id="rId21"/>
              </w:object>
            </w:r>
          </w:p>
        </w:tc>
        <w:tc>
          <w:tcPr>
            <w:tcW w:w="6946" w:type="dxa"/>
            <w:vAlign w:val="center"/>
          </w:tcPr>
          <w:p w14:paraId="70776209" w14:textId="77777777" w:rsidR="00EC5F28" w:rsidRDefault="00000000">
            <w:pPr>
              <w:ind w:firstLineChars="0" w:firstLine="0"/>
              <w:jc w:val="center"/>
              <w:rPr>
                <w:sz w:val="22"/>
                <w:szCs w:val="22"/>
              </w:rPr>
            </w:pPr>
            <w:r>
              <w:rPr>
                <w:rFonts w:hint="eastAsia"/>
                <w:color w:val="000000" w:themeColor="text1"/>
                <w:sz w:val="22"/>
                <w:szCs w:val="22"/>
              </w:rPr>
              <w:t>年龄对</w:t>
            </w:r>
            <w:r>
              <w:rPr>
                <w:rFonts w:hint="eastAsia"/>
                <w:color w:val="000000" w:themeColor="text1"/>
                <w:sz w:val="22"/>
                <w:szCs w:val="22"/>
              </w:rPr>
              <w:t>Y</w:t>
            </w:r>
            <w:r>
              <w:rPr>
                <w:rFonts w:hint="eastAsia"/>
                <w:color w:val="000000" w:themeColor="text1"/>
                <w:sz w:val="22"/>
                <w:szCs w:val="22"/>
              </w:rPr>
              <w:t>染色体浓度的固定效应系数</w:t>
            </w:r>
          </w:p>
        </w:tc>
        <w:tc>
          <w:tcPr>
            <w:tcW w:w="848" w:type="dxa"/>
            <w:vAlign w:val="center"/>
          </w:tcPr>
          <w:p w14:paraId="2EF8E72F" w14:textId="77777777" w:rsidR="00EC5F28" w:rsidRDefault="00000000">
            <w:pPr>
              <w:ind w:firstLineChars="0" w:firstLine="0"/>
              <w:jc w:val="center"/>
              <w:rPr>
                <w:sz w:val="22"/>
                <w:szCs w:val="22"/>
              </w:rPr>
            </w:pPr>
            <w:r>
              <w:rPr>
                <w:rFonts w:hint="eastAsia"/>
                <w:sz w:val="22"/>
                <w:szCs w:val="22"/>
              </w:rPr>
              <w:t>/</w:t>
            </w:r>
          </w:p>
        </w:tc>
      </w:tr>
      <w:tr w:rsidR="00EC5F28" w14:paraId="06FE32BE" w14:textId="77777777" w:rsidTr="00EC5F28">
        <w:trPr>
          <w:trHeight w:val="397"/>
        </w:trPr>
        <w:tc>
          <w:tcPr>
            <w:tcW w:w="1276" w:type="dxa"/>
            <w:vAlign w:val="center"/>
          </w:tcPr>
          <w:p w14:paraId="623A15AE" w14:textId="77777777" w:rsidR="00EC5F28" w:rsidRDefault="00000000">
            <w:pPr>
              <w:ind w:firstLineChars="0" w:firstLine="0"/>
              <w:jc w:val="center"/>
              <w:rPr>
                <w:sz w:val="22"/>
                <w:szCs w:val="22"/>
              </w:rPr>
            </w:pPr>
            <w:r>
              <w:rPr>
                <w:position w:val="-12"/>
                <w:sz w:val="22"/>
                <w:szCs w:val="22"/>
              </w:rPr>
              <w:object w:dxaOrig="300" w:dyaOrig="375" w14:anchorId="3E8C024B">
                <v:shape id="_x0000_i1032" type="#_x0000_t75" style="width:14.95pt;height:18.55pt" o:ole="">
                  <v:imagedata r:id="rId22" o:title=""/>
                </v:shape>
                <o:OLEObject Type="Embed" ProgID="Equation.AxMath" ShapeID="_x0000_i1032" DrawAspect="Content" ObjectID="_1818765834" r:id="rId23"/>
              </w:object>
            </w:r>
          </w:p>
        </w:tc>
        <w:tc>
          <w:tcPr>
            <w:tcW w:w="6946" w:type="dxa"/>
            <w:vAlign w:val="center"/>
          </w:tcPr>
          <w:p w14:paraId="695E8D99" w14:textId="77777777" w:rsidR="00EC5F28" w:rsidRDefault="00000000">
            <w:pPr>
              <w:ind w:firstLineChars="0" w:firstLine="0"/>
              <w:jc w:val="center"/>
              <w:rPr>
                <w:sz w:val="22"/>
                <w:szCs w:val="22"/>
              </w:rPr>
            </w:pPr>
            <w:r>
              <w:rPr>
                <w:rFonts w:hint="eastAsia"/>
                <w:color w:val="000000" w:themeColor="text1"/>
                <w:sz w:val="22"/>
                <w:szCs w:val="22"/>
              </w:rPr>
              <w:t>孕周对</w:t>
            </w:r>
            <w:r>
              <w:rPr>
                <w:rFonts w:hint="eastAsia"/>
                <w:color w:val="000000" w:themeColor="text1"/>
                <w:sz w:val="22"/>
                <w:szCs w:val="22"/>
              </w:rPr>
              <w:t>Y</w:t>
            </w:r>
            <w:r>
              <w:rPr>
                <w:rFonts w:hint="eastAsia"/>
                <w:color w:val="000000" w:themeColor="text1"/>
                <w:sz w:val="22"/>
                <w:szCs w:val="22"/>
              </w:rPr>
              <w:t>染色体浓度的固定效应系数</w:t>
            </w:r>
          </w:p>
        </w:tc>
        <w:tc>
          <w:tcPr>
            <w:tcW w:w="848" w:type="dxa"/>
            <w:vAlign w:val="center"/>
          </w:tcPr>
          <w:p w14:paraId="6B6B1B2B" w14:textId="77777777" w:rsidR="00EC5F28" w:rsidRDefault="00000000">
            <w:pPr>
              <w:ind w:firstLineChars="0" w:firstLine="0"/>
              <w:jc w:val="center"/>
              <w:rPr>
                <w:sz w:val="22"/>
                <w:szCs w:val="22"/>
              </w:rPr>
            </w:pPr>
            <w:r>
              <w:rPr>
                <w:rFonts w:hint="eastAsia"/>
                <w:sz w:val="22"/>
                <w:szCs w:val="22"/>
              </w:rPr>
              <w:t>/</w:t>
            </w:r>
          </w:p>
        </w:tc>
      </w:tr>
      <w:tr w:rsidR="00EC5F28" w14:paraId="130A46CB" w14:textId="77777777" w:rsidTr="00EC5F28">
        <w:trPr>
          <w:trHeight w:val="397"/>
        </w:trPr>
        <w:tc>
          <w:tcPr>
            <w:tcW w:w="1276" w:type="dxa"/>
            <w:vAlign w:val="center"/>
          </w:tcPr>
          <w:p w14:paraId="60ED48B6" w14:textId="77777777" w:rsidR="00EC5F28" w:rsidRDefault="00000000">
            <w:pPr>
              <w:ind w:firstLineChars="0" w:firstLine="0"/>
              <w:jc w:val="center"/>
              <w:rPr>
                <w:sz w:val="22"/>
                <w:szCs w:val="22"/>
              </w:rPr>
            </w:pPr>
            <w:r>
              <w:rPr>
                <w:position w:val="-12"/>
                <w:sz w:val="22"/>
                <w:szCs w:val="22"/>
              </w:rPr>
              <w:object w:dxaOrig="375" w:dyaOrig="375" w14:anchorId="1C40D1E9">
                <v:shape id="_x0000_i1033" type="#_x0000_t75" style="width:18.55pt;height:18.55pt" o:ole="">
                  <v:imagedata r:id="rId24" o:title=""/>
                </v:shape>
                <o:OLEObject Type="Embed" ProgID="Equation.AxMath" ShapeID="_x0000_i1033" DrawAspect="Content" ObjectID="_1818765835" r:id="rId25"/>
              </w:object>
            </w:r>
          </w:p>
        </w:tc>
        <w:tc>
          <w:tcPr>
            <w:tcW w:w="6946" w:type="dxa"/>
            <w:vAlign w:val="center"/>
          </w:tcPr>
          <w:p w14:paraId="0A0B55F9" w14:textId="77777777" w:rsidR="00EC5F28" w:rsidRDefault="00000000">
            <w:pPr>
              <w:ind w:firstLineChars="0" w:firstLine="0"/>
              <w:jc w:val="center"/>
              <w:rPr>
                <w:sz w:val="22"/>
                <w:szCs w:val="22"/>
              </w:rPr>
            </w:pPr>
            <w:r>
              <w:rPr>
                <w:rFonts w:hint="eastAsia"/>
                <w:color w:val="000000" w:themeColor="text1"/>
                <w:sz w:val="22"/>
                <w:szCs w:val="22"/>
              </w:rPr>
              <w:t>第</w:t>
            </w:r>
            <w:r>
              <w:rPr>
                <w:color w:val="000000" w:themeColor="text1"/>
                <w:position w:val="-12"/>
                <w:sz w:val="22"/>
                <w:szCs w:val="22"/>
              </w:rPr>
              <w:object w:dxaOrig="125" w:dyaOrig="350" w14:anchorId="7DC1A93D">
                <v:shape id="_x0000_i1034" type="#_x0000_t75" style="width:5.7pt;height:17.45pt" o:ole="">
                  <v:imagedata r:id="rId12" o:title=""/>
                </v:shape>
                <o:OLEObject Type="Embed" ProgID="Equation.AxMath" ShapeID="_x0000_i1034" DrawAspect="Content" ObjectID="_1818765836" r:id="rId26"/>
              </w:object>
            </w:r>
            <w:r>
              <w:rPr>
                <w:rFonts w:hint="eastAsia"/>
                <w:color w:val="000000" w:themeColor="text1"/>
                <w:sz w:val="22"/>
                <w:szCs w:val="22"/>
              </w:rPr>
              <w:t>名</w:t>
            </w:r>
            <w:proofErr w:type="gramStart"/>
            <w:r>
              <w:rPr>
                <w:rFonts w:hint="eastAsia"/>
                <w:color w:val="000000" w:themeColor="text1"/>
                <w:sz w:val="22"/>
                <w:szCs w:val="22"/>
              </w:rPr>
              <w:t>孕妇第</w:t>
            </w:r>
            <w:proofErr w:type="gramEnd"/>
            <w:r>
              <w:rPr>
                <w:color w:val="000000" w:themeColor="text1"/>
                <w:position w:val="-12"/>
                <w:sz w:val="22"/>
                <w:szCs w:val="22"/>
              </w:rPr>
              <w:object w:dxaOrig="175" w:dyaOrig="350" w14:anchorId="098681F3">
                <v:shape id="_x0000_i1035" type="#_x0000_t75" style="width:8.2pt;height:17.45pt" o:ole="">
                  <v:imagedata r:id="rId14" o:title=""/>
                </v:shape>
                <o:OLEObject Type="Embed" ProgID="Equation.AxMath" ShapeID="_x0000_i1035" DrawAspect="Content" ObjectID="_1818765837" r:id="rId27"/>
              </w:object>
            </w:r>
            <w:r>
              <w:rPr>
                <w:rFonts w:hint="eastAsia"/>
                <w:color w:val="000000" w:themeColor="text1"/>
                <w:sz w:val="22"/>
                <w:szCs w:val="22"/>
              </w:rPr>
              <w:t>次检测时的孕周</w:t>
            </w:r>
          </w:p>
        </w:tc>
        <w:tc>
          <w:tcPr>
            <w:tcW w:w="848" w:type="dxa"/>
            <w:vAlign w:val="center"/>
          </w:tcPr>
          <w:p w14:paraId="6FEDDB7D" w14:textId="77777777" w:rsidR="00EC5F28" w:rsidRDefault="00000000">
            <w:pPr>
              <w:ind w:firstLineChars="0" w:firstLine="0"/>
              <w:jc w:val="center"/>
              <w:rPr>
                <w:sz w:val="22"/>
                <w:szCs w:val="22"/>
              </w:rPr>
            </w:pPr>
            <w:r>
              <w:rPr>
                <w:rFonts w:hint="eastAsia"/>
                <w:sz w:val="22"/>
                <w:szCs w:val="22"/>
              </w:rPr>
              <w:t>周</w:t>
            </w:r>
          </w:p>
        </w:tc>
      </w:tr>
      <w:tr w:rsidR="00EC5F28" w14:paraId="57D57C0E" w14:textId="77777777" w:rsidTr="00EC5F28">
        <w:trPr>
          <w:trHeight w:val="397"/>
        </w:trPr>
        <w:tc>
          <w:tcPr>
            <w:tcW w:w="1276" w:type="dxa"/>
            <w:vAlign w:val="center"/>
          </w:tcPr>
          <w:p w14:paraId="0C4AA14E" w14:textId="77777777" w:rsidR="00EC5F28" w:rsidRDefault="00000000">
            <w:pPr>
              <w:ind w:firstLineChars="0" w:firstLine="0"/>
              <w:jc w:val="center"/>
              <w:rPr>
                <w:sz w:val="22"/>
                <w:szCs w:val="22"/>
              </w:rPr>
            </w:pPr>
            <w:r>
              <w:rPr>
                <w:position w:val="-12"/>
                <w:sz w:val="22"/>
                <w:szCs w:val="22"/>
              </w:rPr>
              <w:object w:dxaOrig="316" w:dyaOrig="375" w14:anchorId="0833F344">
                <v:shape id="_x0000_i1036" type="#_x0000_t75" style="width:16.05pt;height:18.55pt" o:ole="">
                  <v:imagedata r:id="rId28" o:title=""/>
                </v:shape>
                <o:OLEObject Type="Embed" ProgID="Equation.AxMath" ShapeID="_x0000_i1036" DrawAspect="Content" ObjectID="_1818765838" r:id="rId29"/>
              </w:object>
            </w:r>
          </w:p>
        </w:tc>
        <w:tc>
          <w:tcPr>
            <w:tcW w:w="6946" w:type="dxa"/>
            <w:vAlign w:val="center"/>
          </w:tcPr>
          <w:p w14:paraId="261AF2B9" w14:textId="77777777" w:rsidR="00EC5F28" w:rsidRDefault="00000000">
            <w:pPr>
              <w:ind w:firstLineChars="0" w:firstLine="0"/>
              <w:jc w:val="center"/>
              <w:rPr>
                <w:sz w:val="22"/>
                <w:szCs w:val="22"/>
              </w:rPr>
            </w:pPr>
            <w:r>
              <w:rPr>
                <w:rFonts w:hint="eastAsia"/>
                <w:color w:val="000000" w:themeColor="text1"/>
                <w:sz w:val="22"/>
                <w:szCs w:val="22"/>
              </w:rPr>
              <w:t>第</w:t>
            </w:r>
            <w:r>
              <w:rPr>
                <w:color w:val="000000" w:themeColor="text1"/>
                <w:position w:val="-12"/>
                <w:sz w:val="22"/>
                <w:szCs w:val="22"/>
              </w:rPr>
              <w:object w:dxaOrig="125" w:dyaOrig="350" w14:anchorId="4C081CB8">
                <v:shape id="_x0000_i1037" type="#_x0000_t75" style="width:5.7pt;height:17.45pt" o:ole="">
                  <v:imagedata r:id="rId12" o:title=""/>
                </v:shape>
                <o:OLEObject Type="Embed" ProgID="Equation.AxMath" ShapeID="_x0000_i1037" DrawAspect="Content" ObjectID="_1818765839" r:id="rId30"/>
              </w:object>
            </w:r>
            <w:r>
              <w:rPr>
                <w:rFonts w:hint="eastAsia"/>
                <w:color w:val="000000" w:themeColor="text1"/>
                <w:sz w:val="22"/>
                <w:szCs w:val="22"/>
              </w:rPr>
              <w:t>名</w:t>
            </w:r>
            <w:proofErr w:type="gramStart"/>
            <w:r>
              <w:rPr>
                <w:rFonts w:hint="eastAsia"/>
                <w:color w:val="000000" w:themeColor="text1"/>
                <w:sz w:val="22"/>
                <w:szCs w:val="22"/>
              </w:rPr>
              <w:t>孕妇第</w:t>
            </w:r>
            <w:proofErr w:type="gramEnd"/>
            <w:r>
              <w:rPr>
                <w:color w:val="000000" w:themeColor="text1"/>
                <w:position w:val="-12"/>
                <w:sz w:val="22"/>
                <w:szCs w:val="22"/>
              </w:rPr>
              <w:object w:dxaOrig="175" w:dyaOrig="350" w14:anchorId="6E428E57">
                <v:shape id="_x0000_i1038" type="#_x0000_t75" style="width:8.2pt;height:17.45pt" o:ole="">
                  <v:imagedata r:id="rId14" o:title=""/>
                </v:shape>
                <o:OLEObject Type="Embed" ProgID="Equation.AxMath" ShapeID="_x0000_i1038" DrawAspect="Content" ObjectID="_1818765840" r:id="rId31"/>
              </w:object>
            </w:r>
            <w:r>
              <w:rPr>
                <w:rFonts w:hint="eastAsia"/>
                <w:color w:val="000000" w:themeColor="text1"/>
                <w:sz w:val="22"/>
                <w:szCs w:val="22"/>
              </w:rPr>
              <w:t>次检测时的年龄</w:t>
            </w:r>
          </w:p>
        </w:tc>
        <w:tc>
          <w:tcPr>
            <w:tcW w:w="848" w:type="dxa"/>
            <w:vAlign w:val="center"/>
          </w:tcPr>
          <w:p w14:paraId="72DE5E53" w14:textId="77777777" w:rsidR="00EC5F28" w:rsidRDefault="00000000">
            <w:pPr>
              <w:ind w:firstLineChars="0" w:firstLine="0"/>
              <w:jc w:val="center"/>
              <w:rPr>
                <w:sz w:val="22"/>
                <w:szCs w:val="22"/>
              </w:rPr>
            </w:pPr>
            <w:r>
              <w:rPr>
                <w:rFonts w:hint="eastAsia"/>
                <w:sz w:val="22"/>
                <w:szCs w:val="22"/>
              </w:rPr>
              <w:t>岁</w:t>
            </w:r>
          </w:p>
        </w:tc>
      </w:tr>
      <w:tr w:rsidR="00EC5F28" w14:paraId="2F8B617A" w14:textId="77777777" w:rsidTr="00EC5F28">
        <w:trPr>
          <w:trHeight w:val="397"/>
        </w:trPr>
        <w:tc>
          <w:tcPr>
            <w:tcW w:w="1276" w:type="dxa"/>
            <w:vAlign w:val="center"/>
          </w:tcPr>
          <w:p w14:paraId="34050020" w14:textId="77777777" w:rsidR="00EC5F28" w:rsidRDefault="00000000">
            <w:pPr>
              <w:ind w:firstLineChars="0" w:firstLine="0"/>
              <w:jc w:val="center"/>
              <w:rPr>
                <w:sz w:val="22"/>
                <w:szCs w:val="22"/>
              </w:rPr>
            </w:pPr>
            <w:r>
              <w:rPr>
                <w:position w:val="-12"/>
                <w:sz w:val="22"/>
                <w:szCs w:val="22"/>
              </w:rPr>
              <w:object w:dxaOrig="350" w:dyaOrig="375" w14:anchorId="0A5B9519">
                <v:shape id="_x0000_i1039" type="#_x0000_t75" style="width:17.45pt;height:18.55pt" o:ole="">
                  <v:imagedata r:id="rId32" o:title=""/>
                </v:shape>
                <o:OLEObject Type="Embed" ProgID="Equation.AxMath" ShapeID="_x0000_i1039" DrawAspect="Content" ObjectID="_1818765841" r:id="rId33"/>
              </w:object>
            </w:r>
          </w:p>
        </w:tc>
        <w:tc>
          <w:tcPr>
            <w:tcW w:w="6946" w:type="dxa"/>
            <w:vAlign w:val="center"/>
          </w:tcPr>
          <w:p w14:paraId="3EE299B3" w14:textId="77777777" w:rsidR="00EC5F28" w:rsidRDefault="00000000">
            <w:pPr>
              <w:ind w:firstLineChars="0" w:firstLine="0"/>
              <w:jc w:val="center"/>
              <w:rPr>
                <w:sz w:val="22"/>
                <w:szCs w:val="22"/>
              </w:rPr>
            </w:pPr>
            <w:r>
              <w:rPr>
                <w:rFonts w:hint="eastAsia"/>
                <w:color w:val="000000" w:themeColor="text1"/>
                <w:sz w:val="22"/>
                <w:szCs w:val="22"/>
              </w:rPr>
              <w:t>第</w:t>
            </w:r>
            <w:r>
              <w:rPr>
                <w:color w:val="000000" w:themeColor="text1"/>
                <w:position w:val="-12"/>
                <w:sz w:val="22"/>
                <w:szCs w:val="22"/>
              </w:rPr>
              <w:object w:dxaOrig="125" w:dyaOrig="350" w14:anchorId="76738C5D">
                <v:shape id="_x0000_i1040" type="#_x0000_t75" style="width:5.7pt;height:17.45pt" o:ole="">
                  <v:imagedata r:id="rId12" o:title=""/>
                </v:shape>
                <o:OLEObject Type="Embed" ProgID="Equation.AxMath" ShapeID="_x0000_i1040" DrawAspect="Content" ObjectID="_1818765842" r:id="rId34"/>
              </w:object>
            </w:r>
            <w:r>
              <w:rPr>
                <w:rFonts w:hint="eastAsia"/>
                <w:color w:val="000000" w:themeColor="text1"/>
                <w:sz w:val="22"/>
                <w:szCs w:val="22"/>
              </w:rPr>
              <w:t>名</w:t>
            </w:r>
            <w:proofErr w:type="gramStart"/>
            <w:r>
              <w:rPr>
                <w:rFonts w:hint="eastAsia"/>
                <w:color w:val="000000" w:themeColor="text1"/>
                <w:sz w:val="22"/>
                <w:szCs w:val="22"/>
              </w:rPr>
              <w:t>孕妇第</w:t>
            </w:r>
            <w:proofErr w:type="gramEnd"/>
            <w:r>
              <w:rPr>
                <w:color w:val="000000" w:themeColor="text1"/>
                <w:position w:val="-12"/>
                <w:sz w:val="22"/>
                <w:szCs w:val="22"/>
              </w:rPr>
              <w:object w:dxaOrig="175" w:dyaOrig="350" w14:anchorId="49DCB309">
                <v:shape id="_x0000_i1041" type="#_x0000_t75" style="width:8.2pt;height:17.45pt" o:ole="">
                  <v:imagedata r:id="rId14" o:title=""/>
                </v:shape>
                <o:OLEObject Type="Embed" ProgID="Equation.AxMath" ShapeID="_x0000_i1041" DrawAspect="Content" ObjectID="_1818765843" r:id="rId35"/>
              </w:object>
            </w:r>
            <w:r>
              <w:rPr>
                <w:rFonts w:hint="eastAsia"/>
                <w:color w:val="000000" w:themeColor="text1"/>
                <w:sz w:val="22"/>
                <w:szCs w:val="22"/>
              </w:rPr>
              <w:t>次检测时的</w:t>
            </w:r>
            <w:r>
              <w:rPr>
                <w:rFonts w:hint="eastAsia"/>
                <w:color w:val="000000" w:themeColor="text1"/>
                <w:sz w:val="22"/>
                <w:szCs w:val="22"/>
              </w:rPr>
              <w:t>B</w:t>
            </w:r>
            <w:r>
              <w:rPr>
                <w:color w:val="000000" w:themeColor="text1"/>
                <w:sz w:val="22"/>
                <w:szCs w:val="22"/>
              </w:rPr>
              <w:t>MI</w:t>
            </w:r>
          </w:p>
        </w:tc>
        <w:tc>
          <w:tcPr>
            <w:tcW w:w="848" w:type="dxa"/>
            <w:vAlign w:val="center"/>
          </w:tcPr>
          <w:p w14:paraId="162F4C36" w14:textId="77777777" w:rsidR="00EC5F28" w:rsidRDefault="00000000">
            <w:pPr>
              <w:ind w:firstLineChars="0" w:firstLine="0"/>
              <w:jc w:val="center"/>
              <w:rPr>
                <w:sz w:val="22"/>
                <w:szCs w:val="22"/>
              </w:rPr>
            </w:pPr>
            <w:r>
              <w:rPr>
                <w:rFonts w:hint="eastAsia"/>
                <w:sz w:val="22"/>
                <w:szCs w:val="22"/>
              </w:rPr>
              <w:t>/</w:t>
            </w:r>
          </w:p>
        </w:tc>
      </w:tr>
      <w:tr w:rsidR="00EC5F28" w14:paraId="457F089E" w14:textId="77777777" w:rsidTr="00EC5F28">
        <w:trPr>
          <w:trHeight w:val="397"/>
        </w:trPr>
        <w:tc>
          <w:tcPr>
            <w:tcW w:w="1276" w:type="dxa"/>
            <w:vAlign w:val="center"/>
          </w:tcPr>
          <w:p w14:paraId="11273F18" w14:textId="77777777" w:rsidR="00EC5F28" w:rsidRDefault="00000000">
            <w:pPr>
              <w:ind w:firstLineChars="0" w:firstLine="0"/>
              <w:jc w:val="center"/>
              <w:rPr>
                <w:sz w:val="22"/>
                <w:szCs w:val="22"/>
              </w:rPr>
            </w:pPr>
            <w:r>
              <w:rPr>
                <w:position w:val="-12"/>
                <w:sz w:val="22"/>
                <w:szCs w:val="22"/>
              </w:rPr>
              <w:object w:dxaOrig="200" w:dyaOrig="375" w14:anchorId="32CD45CC">
                <v:shape id="_x0000_i1042" type="#_x0000_t75" style="width:10pt;height:18.55pt" o:ole="">
                  <v:imagedata r:id="rId36" o:title=""/>
                </v:shape>
                <o:OLEObject Type="Embed" ProgID="Equation.AxMath" ShapeID="_x0000_i1042" DrawAspect="Content" ObjectID="_1818765844" r:id="rId37"/>
              </w:object>
            </w:r>
          </w:p>
        </w:tc>
        <w:tc>
          <w:tcPr>
            <w:tcW w:w="6946" w:type="dxa"/>
            <w:vAlign w:val="center"/>
          </w:tcPr>
          <w:p w14:paraId="29AC30EB" w14:textId="77777777" w:rsidR="00EC5F28" w:rsidRDefault="00000000">
            <w:pPr>
              <w:ind w:firstLineChars="0" w:firstLine="0"/>
              <w:jc w:val="center"/>
              <w:rPr>
                <w:sz w:val="22"/>
                <w:szCs w:val="22"/>
              </w:rPr>
            </w:pPr>
            <w:r>
              <w:rPr>
                <w:rFonts w:hint="eastAsia"/>
                <w:color w:val="000000" w:themeColor="text1"/>
                <w:sz w:val="22"/>
                <w:szCs w:val="22"/>
              </w:rPr>
              <w:t>L</w:t>
            </w:r>
            <w:r>
              <w:rPr>
                <w:color w:val="000000" w:themeColor="text1"/>
                <w:sz w:val="22"/>
                <w:szCs w:val="22"/>
              </w:rPr>
              <w:t>MM</w:t>
            </w:r>
            <w:r>
              <w:rPr>
                <w:rFonts w:hint="eastAsia"/>
                <w:color w:val="000000" w:themeColor="text1"/>
                <w:sz w:val="22"/>
                <w:szCs w:val="22"/>
              </w:rPr>
              <w:t>中第</w:t>
            </w:r>
            <w:r>
              <w:rPr>
                <w:color w:val="000000" w:themeColor="text1"/>
                <w:position w:val="-12"/>
                <w:sz w:val="22"/>
                <w:szCs w:val="22"/>
              </w:rPr>
              <w:object w:dxaOrig="125" w:dyaOrig="350" w14:anchorId="07FB81AC">
                <v:shape id="_x0000_i1043" type="#_x0000_t75" style="width:5.7pt;height:17.45pt" o:ole="">
                  <v:imagedata r:id="rId12" o:title=""/>
                </v:shape>
                <o:OLEObject Type="Embed" ProgID="Equation.AxMath" ShapeID="_x0000_i1043" DrawAspect="Content" ObjectID="_1818765845" r:id="rId38"/>
              </w:object>
            </w:r>
            <w:r>
              <w:rPr>
                <w:rFonts w:hint="eastAsia"/>
                <w:color w:val="000000" w:themeColor="text1"/>
                <w:sz w:val="22"/>
                <w:szCs w:val="22"/>
              </w:rPr>
              <w:t>名孕妇的随机截距</w:t>
            </w:r>
          </w:p>
        </w:tc>
        <w:tc>
          <w:tcPr>
            <w:tcW w:w="848" w:type="dxa"/>
            <w:vAlign w:val="center"/>
          </w:tcPr>
          <w:p w14:paraId="4DDD7FDC" w14:textId="77777777" w:rsidR="00EC5F28" w:rsidRDefault="00000000">
            <w:pPr>
              <w:ind w:firstLineChars="0" w:firstLine="0"/>
              <w:jc w:val="center"/>
              <w:rPr>
                <w:sz w:val="22"/>
                <w:szCs w:val="22"/>
              </w:rPr>
            </w:pPr>
            <w:r>
              <w:rPr>
                <w:rFonts w:hint="eastAsia"/>
                <w:sz w:val="22"/>
                <w:szCs w:val="22"/>
              </w:rPr>
              <w:t>/</w:t>
            </w:r>
          </w:p>
        </w:tc>
      </w:tr>
      <w:tr w:rsidR="00EC5F28" w14:paraId="0FD387AF" w14:textId="77777777" w:rsidTr="00EC5F28">
        <w:trPr>
          <w:trHeight w:val="397"/>
        </w:trPr>
        <w:tc>
          <w:tcPr>
            <w:tcW w:w="1276" w:type="dxa"/>
            <w:vAlign w:val="center"/>
          </w:tcPr>
          <w:p w14:paraId="357A6C3E" w14:textId="77777777" w:rsidR="00EC5F28" w:rsidRDefault="00000000">
            <w:pPr>
              <w:ind w:firstLineChars="0" w:firstLine="0"/>
              <w:jc w:val="center"/>
              <w:rPr>
                <w:sz w:val="22"/>
                <w:szCs w:val="22"/>
              </w:rPr>
            </w:pPr>
            <w:r>
              <w:rPr>
                <w:rFonts w:cs="Times New Roman"/>
                <w:position w:val="-12"/>
                <w:sz w:val="22"/>
                <w:szCs w:val="22"/>
              </w:rPr>
              <w:object w:dxaOrig="416" w:dyaOrig="375" w14:anchorId="56AA5FCD">
                <v:shape id="_x0000_i1044" type="#_x0000_t75" style="width:21.05pt;height:18.55pt" o:ole="">
                  <v:imagedata r:id="rId39" o:title=""/>
                </v:shape>
                <o:OLEObject Type="Embed" ProgID="Equation.AxMath" ShapeID="_x0000_i1044" DrawAspect="Content" ObjectID="_1818765846" r:id="rId40"/>
              </w:object>
            </w:r>
          </w:p>
        </w:tc>
        <w:tc>
          <w:tcPr>
            <w:tcW w:w="6946" w:type="dxa"/>
            <w:vAlign w:val="center"/>
          </w:tcPr>
          <w:p w14:paraId="34974E02" w14:textId="77777777" w:rsidR="00EC5F28" w:rsidRDefault="00000000">
            <w:pPr>
              <w:ind w:firstLineChars="0" w:firstLine="0"/>
              <w:jc w:val="center"/>
              <w:rPr>
                <w:sz w:val="22"/>
                <w:szCs w:val="22"/>
              </w:rPr>
            </w:pPr>
            <w:r>
              <w:rPr>
                <w:rFonts w:cs="Times New Roman" w:hint="eastAsia"/>
                <w:sz w:val="22"/>
                <w:szCs w:val="22"/>
              </w:rPr>
              <w:t>第</w:t>
            </w:r>
            <w:r>
              <w:rPr>
                <w:rFonts w:cs="Times New Roman"/>
                <w:position w:val="-12"/>
                <w:sz w:val="22"/>
                <w:szCs w:val="22"/>
              </w:rPr>
              <w:object w:dxaOrig="175" w:dyaOrig="350" w14:anchorId="612A1DC7">
                <v:shape id="_x0000_i1045" type="#_x0000_t75" style="width:8.2pt;height:17.45pt" o:ole="">
                  <v:imagedata r:id="rId41" o:title=""/>
                </v:shape>
                <o:OLEObject Type="Embed" ProgID="Equation.AxMath" ShapeID="_x0000_i1045" DrawAspect="Content" ObjectID="_1818765847" r:id="rId42"/>
              </w:object>
            </w:r>
            <w:r>
              <w:rPr>
                <w:rFonts w:cs="Times New Roman" w:hint="eastAsia"/>
                <w:sz w:val="22"/>
                <w:szCs w:val="22"/>
              </w:rPr>
              <w:t>组孕妇的最佳</w:t>
            </w:r>
            <w:r>
              <w:rPr>
                <w:rFonts w:cs="Times New Roman" w:hint="eastAsia"/>
                <w:sz w:val="22"/>
                <w:szCs w:val="22"/>
              </w:rPr>
              <w:t>N</w:t>
            </w:r>
            <w:r>
              <w:rPr>
                <w:rFonts w:cs="Times New Roman"/>
                <w:sz w:val="22"/>
                <w:szCs w:val="22"/>
              </w:rPr>
              <w:t>IPT</w:t>
            </w:r>
            <w:r>
              <w:rPr>
                <w:rFonts w:cs="Times New Roman" w:hint="eastAsia"/>
                <w:sz w:val="22"/>
                <w:szCs w:val="22"/>
              </w:rPr>
              <w:t>检测时间</w:t>
            </w:r>
          </w:p>
        </w:tc>
        <w:tc>
          <w:tcPr>
            <w:tcW w:w="848" w:type="dxa"/>
            <w:vAlign w:val="center"/>
          </w:tcPr>
          <w:p w14:paraId="2B986125" w14:textId="77777777" w:rsidR="00EC5F28" w:rsidRDefault="00000000">
            <w:pPr>
              <w:ind w:firstLineChars="0" w:firstLine="0"/>
              <w:jc w:val="center"/>
              <w:rPr>
                <w:sz w:val="22"/>
                <w:szCs w:val="22"/>
              </w:rPr>
            </w:pPr>
            <w:r>
              <w:rPr>
                <w:rFonts w:hint="eastAsia"/>
                <w:sz w:val="22"/>
                <w:szCs w:val="22"/>
              </w:rPr>
              <w:t>周</w:t>
            </w:r>
          </w:p>
        </w:tc>
      </w:tr>
      <w:tr w:rsidR="00EC5F28" w14:paraId="2E5C1B7D" w14:textId="77777777" w:rsidTr="00EC5F28">
        <w:trPr>
          <w:trHeight w:val="397"/>
        </w:trPr>
        <w:tc>
          <w:tcPr>
            <w:tcW w:w="1276" w:type="dxa"/>
            <w:vAlign w:val="center"/>
          </w:tcPr>
          <w:p w14:paraId="410903BD" w14:textId="77777777" w:rsidR="00EC5F28" w:rsidRDefault="00000000">
            <w:pPr>
              <w:ind w:firstLineChars="0" w:firstLine="0"/>
              <w:jc w:val="center"/>
              <w:rPr>
                <w:rFonts w:cs="Times New Roman"/>
                <w:sz w:val="22"/>
                <w:szCs w:val="22"/>
              </w:rPr>
            </w:pPr>
            <w:r>
              <w:rPr>
                <w:rFonts w:cs="Times New Roman"/>
                <w:position w:val="-12"/>
                <w:sz w:val="22"/>
                <w:szCs w:val="22"/>
              </w:rPr>
              <w:object w:dxaOrig="316" w:dyaOrig="375" w14:anchorId="27C5411F">
                <v:shape id="_x0000_i1046" type="#_x0000_t75" style="width:16.05pt;height:18.55pt" o:ole="">
                  <v:imagedata r:id="rId43" o:title=""/>
                </v:shape>
                <o:OLEObject Type="Embed" ProgID="Equation.AxMath" ShapeID="_x0000_i1046" DrawAspect="Content" ObjectID="_1818765848" r:id="rId44"/>
              </w:object>
            </w:r>
          </w:p>
        </w:tc>
        <w:tc>
          <w:tcPr>
            <w:tcW w:w="6946" w:type="dxa"/>
            <w:vAlign w:val="center"/>
          </w:tcPr>
          <w:p w14:paraId="11E14839" w14:textId="77777777" w:rsidR="00EC5F28" w:rsidRDefault="00000000">
            <w:pPr>
              <w:ind w:firstLineChars="0" w:firstLine="0"/>
              <w:jc w:val="center"/>
              <w:rPr>
                <w:rFonts w:cs="Times New Roman"/>
                <w:sz w:val="22"/>
                <w:szCs w:val="22"/>
              </w:rPr>
            </w:pPr>
            <w:r>
              <w:rPr>
                <w:rFonts w:cs="Times New Roman" w:hint="eastAsia"/>
                <w:sz w:val="22"/>
                <w:szCs w:val="22"/>
              </w:rPr>
              <w:t>第</w:t>
            </w:r>
            <w:r>
              <w:rPr>
                <w:rFonts w:cs="Times New Roman"/>
                <w:position w:val="-12"/>
                <w:sz w:val="22"/>
                <w:szCs w:val="22"/>
              </w:rPr>
              <w:object w:dxaOrig="175" w:dyaOrig="350" w14:anchorId="55601655">
                <v:shape id="_x0000_i1047" type="#_x0000_t75" style="width:8.2pt;height:17.45pt" o:ole="">
                  <v:imagedata r:id="rId41" o:title=""/>
                </v:shape>
                <o:OLEObject Type="Embed" ProgID="Equation.AxMath" ShapeID="_x0000_i1047" DrawAspect="Content" ObjectID="_1818765849" r:id="rId45"/>
              </w:object>
            </w:r>
            <w:r>
              <w:rPr>
                <w:rFonts w:cs="Times New Roman" w:hint="eastAsia"/>
                <w:sz w:val="22"/>
                <w:szCs w:val="22"/>
              </w:rPr>
              <w:t>组孕妇的人数</w:t>
            </w:r>
          </w:p>
        </w:tc>
        <w:tc>
          <w:tcPr>
            <w:tcW w:w="848" w:type="dxa"/>
            <w:vAlign w:val="center"/>
          </w:tcPr>
          <w:p w14:paraId="0A9C6F07" w14:textId="77777777" w:rsidR="00EC5F28" w:rsidRDefault="00000000">
            <w:pPr>
              <w:ind w:firstLineChars="0" w:firstLine="0"/>
              <w:jc w:val="center"/>
              <w:rPr>
                <w:sz w:val="22"/>
                <w:szCs w:val="22"/>
              </w:rPr>
            </w:pPr>
            <w:r>
              <w:rPr>
                <w:rFonts w:hint="eastAsia"/>
                <w:sz w:val="22"/>
                <w:szCs w:val="22"/>
              </w:rPr>
              <w:t>人</w:t>
            </w:r>
          </w:p>
        </w:tc>
      </w:tr>
      <w:tr w:rsidR="00EC5F28" w14:paraId="4D45E97A" w14:textId="77777777" w:rsidTr="00EC5F28">
        <w:trPr>
          <w:trHeight w:val="397"/>
        </w:trPr>
        <w:tc>
          <w:tcPr>
            <w:tcW w:w="1276" w:type="dxa"/>
            <w:vAlign w:val="center"/>
          </w:tcPr>
          <w:p w14:paraId="1E9749E0" w14:textId="77777777" w:rsidR="00EC5F28" w:rsidRDefault="00000000">
            <w:pPr>
              <w:ind w:firstLineChars="0" w:firstLine="0"/>
              <w:jc w:val="center"/>
              <w:rPr>
                <w:rFonts w:cs="Times New Roman"/>
                <w:sz w:val="22"/>
                <w:szCs w:val="22"/>
              </w:rPr>
            </w:pPr>
            <w:r>
              <w:rPr>
                <w:rFonts w:cs="Times New Roman"/>
                <w:position w:val="-12"/>
                <w:sz w:val="22"/>
                <w:szCs w:val="22"/>
              </w:rPr>
              <w:object w:dxaOrig="649" w:dyaOrig="375" w14:anchorId="62458D13">
                <v:shape id="_x0000_i1048" type="#_x0000_t75" style="width:32.8pt;height:18.55pt" o:ole="">
                  <v:imagedata r:id="rId46" o:title=""/>
                </v:shape>
                <o:OLEObject Type="Embed" ProgID="Equation.AxMath" ShapeID="_x0000_i1048" DrawAspect="Content" ObjectID="_1818765850" r:id="rId47"/>
              </w:object>
            </w:r>
          </w:p>
        </w:tc>
        <w:tc>
          <w:tcPr>
            <w:tcW w:w="6946" w:type="dxa"/>
            <w:vAlign w:val="center"/>
          </w:tcPr>
          <w:p w14:paraId="2CF9EA72" w14:textId="77777777" w:rsidR="00EC5F28" w:rsidRDefault="00000000">
            <w:pPr>
              <w:ind w:firstLineChars="0" w:firstLine="0"/>
              <w:jc w:val="center"/>
              <w:rPr>
                <w:rFonts w:cs="Times New Roman"/>
                <w:sz w:val="22"/>
                <w:szCs w:val="22"/>
              </w:rPr>
            </w:pPr>
            <w:r>
              <w:rPr>
                <w:rFonts w:cs="Times New Roman" w:hint="eastAsia"/>
                <w:sz w:val="22"/>
                <w:szCs w:val="22"/>
              </w:rPr>
              <w:t>孕妇</w:t>
            </w:r>
            <w:r>
              <w:rPr>
                <w:rFonts w:cs="Times New Roman"/>
                <w:position w:val="-12"/>
                <w:sz w:val="22"/>
                <w:szCs w:val="22"/>
              </w:rPr>
              <w:object w:dxaOrig="125" w:dyaOrig="350" w14:anchorId="2141F5B6">
                <v:shape id="_x0000_i1049" type="#_x0000_t75" style="width:5.7pt;height:17.45pt" o:ole="">
                  <v:imagedata r:id="rId12" o:title=""/>
                </v:shape>
                <o:OLEObject Type="Embed" ProgID="Equation.AxMath" ShapeID="_x0000_i1049" DrawAspect="Content" ObjectID="_1818765851" r:id="rId48"/>
              </w:object>
            </w:r>
            <w:r>
              <w:rPr>
                <w:rFonts w:cs="Times New Roman" w:hint="eastAsia"/>
                <w:sz w:val="22"/>
                <w:szCs w:val="22"/>
              </w:rPr>
              <w:t>在</w:t>
            </w:r>
            <w:r>
              <w:rPr>
                <w:rFonts w:cs="Times New Roman"/>
                <w:position w:val="-12"/>
                <w:sz w:val="22"/>
                <w:szCs w:val="22"/>
              </w:rPr>
              <w:object w:dxaOrig="216" w:dyaOrig="350" w14:anchorId="7A7BF87E">
                <v:shape id="_x0000_i1050" type="#_x0000_t75" style="width:11.05pt;height:17.45pt" o:ole="">
                  <v:imagedata r:id="rId49" o:title=""/>
                </v:shape>
                <o:OLEObject Type="Embed" ProgID="Equation.AxMath" ShapeID="_x0000_i1050" DrawAspect="Content" ObjectID="_1818765852" r:id="rId50"/>
              </w:object>
            </w:r>
            <w:r>
              <w:rPr>
                <w:rFonts w:cs="Times New Roman" w:hint="eastAsia"/>
                <w:sz w:val="22"/>
                <w:szCs w:val="22"/>
              </w:rPr>
              <w:t>时间检测下的达标概率</w:t>
            </w:r>
          </w:p>
        </w:tc>
        <w:tc>
          <w:tcPr>
            <w:tcW w:w="848" w:type="dxa"/>
            <w:vAlign w:val="center"/>
          </w:tcPr>
          <w:p w14:paraId="0AA3E99D" w14:textId="77777777" w:rsidR="00EC5F28" w:rsidRDefault="00000000">
            <w:pPr>
              <w:ind w:firstLineChars="0" w:firstLine="0"/>
              <w:jc w:val="center"/>
              <w:rPr>
                <w:sz w:val="22"/>
                <w:szCs w:val="22"/>
              </w:rPr>
            </w:pPr>
            <w:r>
              <w:rPr>
                <w:rFonts w:hint="eastAsia"/>
                <w:sz w:val="22"/>
                <w:szCs w:val="22"/>
              </w:rPr>
              <w:t>/</w:t>
            </w:r>
          </w:p>
        </w:tc>
      </w:tr>
      <w:tr w:rsidR="00EC5F28" w14:paraId="3EBD61B9" w14:textId="77777777" w:rsidTr="00EC5F28">
        <w:trPr>
          <w:trHeight w:val="397"/>
        </w:trPr>
        <w:tc>
          <w:tcPr>
            <w:tcW w:w="1276" w:type="dxa"/>
            <w:vAlign w:val="center"/>
          </w:tcPr>
          <w:p w14:paraId="0E1AC511" w14:textId="77777777" w:rsidR="00EC5F28" w:rsidRDefault="00000000">
            <w:pPr>
              <w:ind w:firstLineChars="0" w:firstLine="0"/>
              <w:jc w:val="center"/>
              <w:rPr>
                <w:rFonts w:cs="Times New Roman"/>
                <w:sz w:val="22"/>
                <w:szCs w:val="22"/>
              </w:rPr>
            </w:pPr>
            <w:r>
              <w:rPr>
                <w:rFonts w:cs="Times New Roman"/>
                <w:position w:val="-12"/>
                <w:sz w:val="22"/>
                <w:szCs w:val="22"/>
              </w:rPr>
              <w:object w:dxaOrig="216" w:dyaOrig="350" w14:anchorId="00F8EE84">
                <v:shape id="_x0000_i1051" type="#_x0000_t75" style="width:11.05pt;height:17.45pt" o:ole="">
                  <v:imagedata r:id="rId51" o:title=""/>
                </v:shape>
                <o:OLEObject Type="Embed" ProgID="Equation.AxMath" ShapeID="_x0000_i1051" DrawAspect="Content" ObjectID="_1818765853" r:id="rId52"/>
              </w:object>
            </w:r>
          </w:p>
        </w:tc>
        <w:tc>
          <w:tcPr>
            <w:tcW w:w="6946" w:type="dxa"/>
            <w:vAlign w:val="center"/>
          </w:tcPr>
          <w:p w14:paraId="3406C530" w14:textId="77777777" w:rsidR="00EC5F28" w:rsidRDefault="00000000">
            <w:pPr>
              <w:ind w:firstLineChars="0" w:firstLine="0"/>
              <w:jc w:val="center"/>
              <w:rPr>
                <w:rFonts w:cs="Times New Roman"/>
                <w:sz w:val="22"/>
                <w:szCs w:val="22"/>
              </w:rPr>
            </w:pPr>
            <w:r>
              <w:rPr>
                <w:rFonts w:cs="Times New Roman" w:hint="eastAsia"/>
                <w:sz w:val="22"/>
                <w:szCs w:val="22"/>
              </w:rPr>
              <w:t>未达标概率可以接受的最大值</w:t>
            </w:r>
          </w:p>
        </w:tc>
        <w:tc>
          <w:tcPr>
            <w:tcW w:w="848" w:type="dxa"/>
            <w:vAlign w:val="center"/>
          </w:tcPr>
          <w:p w14:paraId="02C79C21" w14:textId="77777777" w:rsidR="00EC5F28" w:rsidRDefault="00000000">
            <w:pPr>
              <w:ind w:firstLineChars="0" w:firstLine="0"/>
              <w:jc w:val="center"/>
              <w:rPr>
                <w:sz w:val="22"/>
                <w:szCs w:val="22"/>
              </w:rPr>
            </w:pPr>
            <w:r>
              <w:rPr>
                <w:rFonts w:hint="eastAsia"/>
                <w:sz w:val="22"/>
                <w:szCs w:val="22"/>
              </w:rPr>
              <w:t>/</w:t>
            </w:r>
          </w:p>
        </w:tc>
      </w:tr>
    </w:tbl>
    <w:p w14:paraId="025AD7D8" w14:textId="77777777" w:rsidR="00EC5F28" w:rsidRDefault="00000000">
      <w:pPr>
        <w:ind w:firstLine="480"/>
        <w:rPr>
          <w:highlight w:val="yellow"/>
        </w:rPr>
      </w:pPr>
      <w:r>
        <w:rPr>
          <w:rFonts w:hint="eastAsia"/>
          <w:highlight w:val="yellow"/>
        </w:rPr>
        <w:t>*</w:t>
      </w:r>
      <w:r>
        <w:rPr>
          <w:rFonts w:hint="eastAsia"/>
          <w:highlight w:val="yellow"/>
        </w:rPr>
        <w:t>其他未列出的符号会在正文中进行解释</w:t>
      </w:r>
    </w:p>
    <w:p w14:paraId="72173795" w14:textId="77777777" w:rsidR="00EC5F28" w:rsidRDefault="00000000">
      <w:pPr>
        <w:pStyle w:val="1"/>
        <w:spacing w:before="156" w:after="156"/>
      </w:pPr>
      <w:r>
        <w:rPr>
          <w:rFonts w:hint="eastAsia"/>
        </w:rPr>
        <w:t>总体数据预处理</w:t>
      </w:r>
    </w:p>
    <w:p w14:paraId="7FBC3F38" w14:textId="77777777" w:rsidR="00EC5F28" w:rsidRDefault="00000000">
      <w:pPr>
        <w:pStyle w:val="2"/>
        <w:spacing w:before="156" w:after="156"/>
      </w:pPr>
      <w:r>
        <w:rPr>
          <w:rFonts w:hint="eastAsia"/>
        </w:rPr>
        <w:t>异常值的处理</w:t>
      </w:r>
      <w:r>
        <w:rPr>
          <w:rFonts w:hint="eastAsia"/>
        </w:rPr>
        <w:t xml:space="preserve"> </w:t>
      </w:r>
      <w:r>
        <w:rPr>
          <w:rFonts w:hint="eastAsia"/>
          <w:highlight w:val="yellow"/>
        </w:rPr>
        <w:t>处理结果？</w:t>
      </w:r>
    </w:p>
    <w:p w14:paraId="73D2546E" w14:textId="77777777" w:rsidR="00EC5F28" w:rsidRDefault="00000000">
      <w:pPr>
        <w:pStyle w:val="3"/>
        <w:numPr>
          <w:ilvl w:val="0"/>
          <w:numId w:val="0"/>
        </w:numPr>
        <w:spacing w:before="156"/>
      </w:pPr>
      <w:r>
        <w:t>5.1.1</w:t>
      </w:r>
      <w:r>
        <w:rPr>
          <w:rFonts w:hint="eastAsia"/>
        </w:rPr>
        <w:t>一致性交叉校验</w:t>
      </w:r>
    </w:p>
    <w:p w14:paraId="66FE015C" w14:textId="77777777" w:rsidR="00EC5F28" w:rsidRDefault="00000000">
      <w:pPr>
        <w:ind w:firstLine="480"/>
      </w:pPr>
      <w:r>
        <w:rPr>
          <w:rFonts w:hint="eastAsia"/>
        </w:rPr>
        <w:t>对每一位受试孕妇，以已知身高与体重计算</w:t>
      </w:r>
      <w:r>
        <w:rPr>
          <w:rFonts w:hint="eastAsia"/>
        </w:rPr>
        <w:t>B</w:t>
      </w:r>
      <w:r>
        <w:t>MI</w:t>
      </w:r>
      <w:r>
        <w:rPr>
          <w:rFonts w:hint="eastAsia"/>
        </w:rPr>
        <w:t>指标：</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55"/>
      </w:tblGrid>
      <w:tr w:rsidR="00EC5F28" w14:paraId="06ED798F" w14:textId="77777777">
        <w:tc>
          <w:tcPr>
            <w:tcW w:w="8505" w:type="dxa"/>
            <w:vAlign w:val="center"/>
          </w:tcPr>
          <w:p w14:paraId="39871AF0" w14:textId="77777777" w:rsidR="00EC5F28" w:rsidRDefault="00000000">
            <w:pPr>
              <w:pStyle w:val="AMDisplayEquation"/>
              <w:ind w:firstLineChars="0" w:firstLine="0"/>
              <w:jc w:val="center"/>
            </w:pPr>
            <w:r>
              <w:rPr>
                <w:position w:val="-29"/>
              </w:rPr>
              <w:object w:dxaOrig="2231" w:dyaOrig="699" w14:anchorId="68E2F16D">
                <v:shape id="_x0000_i1052" type="#_x0000_t75" style="width:111.2pt;height:35.3pt" o:ole="">
                  <v:imagedata r:id="rId53" o:title=""/>
                </v:shape>
                <o:OLEObject Type="Embed" ProgID="Equation.AxMath" ShapeID="_x0000_i1052" DrawAspect="Content" ObjectID="_1818765854" r:id="rId54"/>
              </w:object>
            </w:r>
          </w:p>
        </w:tc>
        <w:tc>
          <w:tcPr>
            <w:tcW w:w="555" w:type="dxa"/>
            <w:vAlign w:val="center"/>
          </w:tcPr>
          <w:p w14:paraId="0F212DFA" w14:textId="77777777" w:rsidR="00EC5F28" w:rsidRDefault="00000000">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5F5D1D18" w14:textId="77777777" w:rsidR="00EC5F28" w:rsidRDefault="00000000">
      <w:pPr>
        <w:ind w:firstLine="480"/>
      </w:pPr>
      <w:r>
        <w:rPr>
          <w:rFonts w:hint="eastAsia"/>
        </w:rPr>
        <w:t>比较</w:t>
      </w:r>
      <w:r>
        <w:rPr>
          <w:position w:val="-12"/>
        </w:rPr>
        <w:object w:dxaOrig="649" w:dyaOrig="350" w14:anchorId="6554DAA2">
          <v:shape id="_x0000_i1053" type="#_x0000_t75" style="width:32.8pt;height:17.45pt" o:ole="">
            <v:imagedata r:id="rId55" o:title=""/>
          </v:shape>
          <o:OLEObject Type="Embed" ProgID="Equation.AxMath" ShapeID="_x0000_i1053" DrawAspect="Content" ObjectID="_1818765855" r:id="rId56"/>
        </w:object>
      </w:r>
      <w:r>
        <w:rPr>
          <w:rFonts w:hint="eastAsia"/>
        </w:rPr>
        <w:t>与原始记录的</w:t>
      </w:r>
      <w:r>
        <w:rPr>
          <w:position w:val="-12"/>
        </w:rPr>
        <w:object w:dxaOrig="624" w:dyaOrig="350" w14:anchorId="03545DB6">
          <v:shape id="_x0000_i1054" type="#_x0000_t75" style="width:31pt;height:17.45pt" o:ole="">
            <v:imagedata r:id="rId57" o:title=""/>
          </v:shape>
          <o:OLEObject Type="Embed" ProgID="Equation.AxMath" ShapeID="_x0000_i1054" DrawAspect="Content" ObjectID="_1818765856" r:id="rId58"/>
        </w:object>
      </w:r>
      <w:r>
        <w:rPr>
          <w:rFonts w:hint="eastAsia"/>
        </w:rPr>
        <w:t>。如果</w:t>
      </w:r>
      <w:r>
        <w:rPr>
          <w:position w:val="-12"/>
        </w:rPr>
        <w:object w:dxaOrig="2431" w:dyaOrig="375" w14:anchorId="569BAEF6">
          <v:shape id="_x0000_i1055" type="#_x0000_t75" style="width:121.55pt;height:18.55pt" o:ole="">
            <v:imagedata r:id="rId59" o:title=""/>
          </v:shape>
          <o:OLEObject Type="Embed" ProgID="Equation.AxMath" ShapeID="_x0000_i1055" DrawAspect="Content" ObjectID="_1818765857" r:id="rId60"/>
        </w:object>
      </w:r>
      <w:r>
        <w:rPr>
          <w:rFonts w:hint="eastAsia"/>
        </w:rPr>
        <w:t>，则判定该条记录为异常数据。然后，最常见的孕周计算方法是由末次月经时间确定的，所以本文以检测日期</w:t>
      </w:r>
      <w:r>
        <w:rPr>
          <w:position w:val="-12"/>
        </w:rPr>
        <w:object w:dxaOrig="200" w:dyaOrig="350" w14:anchorId="2D93F4C7">
          <v:shape id="_x0000_i1056" type="#_x0000_t75" style="width:10pt;height:17.45pt" o:ole="">
            <v:imagedata r:id="rId61" o:title=""/>
          </v:shape>
          <o:OLEObject Type="Embed" ProgID="Equation.AxMath" ShapeID="_x0000_i1056" DrawAspect="Content" ObjectID="_1818765858" r:id="rId62"/>
        </w:object>
      </w:r>
      <w:r>
        <w:rPr>
          <w:rFonts w:hint="eastAsia"/>
        </w:rPr>
        <w:t>和末次月经时间</w:t>
      </w:r>
      <w:r>
        <w:rPr>
          <w:position w:val="-12"/>
        </w:rPr>
        <w:object w:dxaOrig="216" w:dyaOrig="350" w14:anchorId="202245DE">
          <v:shape id="_x0000_i1057" type="#_x0000_t75" style="width:11.05pt;height:17.45pt" o:ole="">
            <v:imagedata r:id="rId63" o:title=""/>
          </v:shape>
          <o:OLEObject Type="Embed" ProgID="Equation.AxMath" ShapeID="_x0000_i1057" DrawAspect="Content" ObjectID="_1818765859" r:id="rId64"/>
        </w:object>
      </w:r>
      <w:r>
        <w:rPr>
          <w:rFonts w:hint="eastAsia"/>
        </w:rPr>
        <w:t>计算推算孕周：</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55"/>
      </w:tblGrid>
      <w:tr w:rsidR="00EC5F28" w14:paraId="29E2B5C7" w14:textId="77777777">
        <w:tc>
          <w:tcPr>
            <w:tcW w:w="8505" w:type="dxa"/>
            <w:vAlign w:val="center"/>
          </w:tcPr>
          <w:p w14:paraId="1231F9C3" w14:textId="77777777" w:rsidR="00EC5F28" w:rsidRDefault="00000000">
            <w:pPr>
              <w:pStyle w:val="AMDisplayEquation"/>
              <w:tabs>
                <w:tab w:val="clear" w:pos="4540"/>
                <w:tab w:val="clear" w:pos="9080"/>
                <w:tab w:val="center" w:pos="4140"/>
                <w:tab w:val="right" w:pos="8280"/>
              </w:tabs>
              <w:ind w:firstLineChars="0" w:firstLine="0"/>
            </w:pPr>
            <w:r>
              <w:tab/>
            </w:r>
            <w:r>
              <w:rPr>
                <w:position w:val="-12"/>
              </w:rPr>
              <w:object w:dxaOrig="1740" w:dyaOrig="375" w14:anchorId="5DDF2BBD">
                <v:shape id="_x0000_i1058" type="#_x0000_t75" style="width:86.95pt;height:18.55pt" o:ole="">
                  <v:imagedata r:id="rId65" o:title=""/>
                </v:shape>
                <o:OLEObject Type="Embed" ProgID="Equation.AxMath" ShapeID="_x0000_i1058" DrawAspect="Content" ObjectID="_1818765860" r:id="rId66"/>
              </w:object>
            </w:r>
          </w:p>
        </w:tc>
        <w:tc>
          <w:tcPr>
            <w:tcW w:w="555" w:type="dxa"/>
            <w:vAlign w:val="center"/>
          </w:tcPr>
          <w:p w14:paraId="224771BA" w14:textId="77777777" w:rsidR="00EC5F28" w:rsidRDefault="00000000">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79645886" w14:textId="77777777" w:rsidR="00EC5F28" w:rsidRDefault="00000000">
      <w:pPr>
        <w:pStyle w:val="Default"/>
        <w:ind w:firstLine="360"/>
        <w:jc w:val="both"/>
        <w:rPr>
          <w:sz w:val="22"/>
          <w:szCs w:val="22"/>
        </w:rPr>
      </w:pPr>
      <w:r>
        <w:rPr>
          <w:position w:val="-12"/>
        </w:rPr>
        <w:object w:dxaOrig="849" w:dyaOrig="350" w14:anchorId="559DE68C">
          <v:shape id="_x0000_i1059" type="#_x0000_t75" style="width:42.75pt;height:17.45pt" o:ole="">
            <v:imagedata r:id="rId67" o:title=""/>
          </v:shape>
          <o:OLEObject Type="Embed" ProgID="Equation.AxMath" ShapeID="_x0000_i1059" DrawAspect="Content" ObjectID="_1818765861" r:id="rId68"/>
        </w:object>
      </w:r>
      <w:r>
        <w:rPr>
          <w:rFonts w:hint="eastAsia"/>
        </w:rPr>
        <w:t>为附件表格中记录的</w:t>
      </w:r>
      <w:r>
        <w:rPr>
          <w:rFonts w:hint="eastAsia"/>
          <w:sz w:val="22"/>
          <w:szCs w:val="22"/>
        </w:rPr>
        <w:t>孕妇本次检测时的孕周，</w:t>
      </w:r>
      <w:r>
        <w:rPr>
          <w:rFonts w:hint="eastAsia"/>
        </w:rPr>
        <w:t>当</w:t>
      </w:r>
      <w:r>
        <w:rPr>
          <w:position w:val="-12"/>
        </w:rPr>
        <w:object w:dxaOrig="2289" w:dyaOrig="375" w14:anchorId="25A2707D">
          <v:shape id="_x0000_i1060" type="#_x0000_t75" style="width:114.75pt;height:18.55pt" o:ole="">
            <v:imagedata r:id="rId69" o:title=""/>
          </v:shape>
          <o:OLEObject Type="Embed" ProgID="Equation.AxMath" ShapeID="_x0000_i1060" DrawAspect="Content" ObjectID="_1818765862" r:id="rId70"/>
        </w:object>
      </w:r>
      <w:r>
        <w:rPr>
          <w:rFonts w:hint="eastAsia"/>
        </w:rPr>
        <w:t>时判定为异常数据。</w:t>
      </w:r>
    </w:p>
    <w:p w14:paraId="19A50697" w14:textId="77777777" w:rsidR="00EC5F28" w:rsidRDefault="00000000">
      <w:pPr>
        <w:pStyle w:val="3"/>
        <w:numPr>
          <w:ilvl w:val="0"/>
          <w:numId w:val="0"/>
        </w:numPr>
        <w:spacing w:before="156"/>
      </w:pPr>
      <w:r>
        <w:rPr>
          <w:rFonts w:hint="eastAsia"/>
        </w:rPr>
        <w:t>5</w:t>
      </w:r>
      <w:r>
        <w:t xml:space="preserve">.1.2 </w:t>
      </w:r>
      <w:r>
        <w:rPr>
          <w:rFonts w:hint="eastAsia"/>
        </w:rPr>
        <w:t>时间窗口筛选</w:t>
      </w:r>
    </w:p>
    <w:p w14:paraId="6AFA96B6" w14:textId="77777777" w:rsidR="00EC5F28" w:rsidRDefault="00000000">
      <w:pPr>
        <w:ind w:firstLine="480"/>
      </w:pPr>
      <w:r>
        <w:rPr>
          <w:rFonts w:hint="eastAsia"/>
        </w:rPr>
        <w:t>在一般情况下，孕妇进行产前检测胎儿性染色体浓度的时间窗口是</w:t>
      </w:r>
      <w:r>
        <w:rPr>
          <w:rFonts w:hint="eastAsia"/>
        </w:rPr>
        <w:t>1</w:t>
      </w:r>
      <w:r>
        <w:t>0-25</w:t>
      </w:r>
      <w:r>
        <w:rPr>
          <w:rFonts w:hint="eastAsia"/>
        </w:rPr>
        <w:t>周，认为</w:t>
      </w:r>
      <w:r>
        <w:rPr>
          <w:rFonts w:hint="eastAsia"/>
        </w:rPr>
        <w:lastRenderedPageBreak/>
        <w:t>在这个时间窗口进行的孕妇产前检测的数据才是可信任的，本研究选择将检测时间在</w:t>
      </w:r>
      <w:r>
        <w:rPr>
          <w:rFonts w:hint="eastAsia"/>
        </w:rPr>
        <w:t>1</w:t>
      </w:r>
      <w:r>
        <w:t>0-25</w:t>
      </w:r>
      <w:r>
        <w:rPr>
          <w:rFonts w:hint="eastAsia"/>
        </w:rPr>
        <w:t>周以外的数据视为异常数据，进行剔除。</w:t>
      </w:r>
    </w:p>
    <w:p w14:paraId="2A74A560" w14:textId="77777777" w:rsidR="00EC5F28" w:rsidRDefault="00000000">
      <w:pPr>
        <w:pStyle w:val="3"/>
        <w:numPr>
          <w:ilvl w:val="0"/>
          <w:numId w:val="0"/>
        </w:numPr>
        <w:spacing w:before="156"/>
      </w:pPr>
      <w:r>
        <w:t xml:space="preserve">5.1.3 </w:t>
      </w:r>
      <w:r>
        <w:rPr>
          <w:rFonts w:hint="eastAsia"/>
        </w:rPr>
        <w:t>I</w:t>
      </w:r>
      <w:r>
        <w:t>QR</w:t>
      </w:r>
      <w:r>
        <w:rPr>
          <w:rFonts w:hint="eastAsia"/>
        </w:rPr>
        <w:t>异常值识别</w:t>
      </w:r>
    </w:p>
    <w:p w14:paraId="57F92505" w14:textId="77777777" w:rsidR="00EC5F28" w:rsidRDefault="00000000">
      <w:pPr>
        <w:ind w:firstLine="480"/>
      </w:pPr>
      <w:r>
        <w:rPr>
          <w:rFonts w:hint="eastAsia"/>
        </w:rPr>
        <w:t>对于男胎孕妇样本，在剔除通过交叉校验判定为异常的记录后，使用</w:t>
      </w:r>
      <w:r>
        <w:rPr>
          <w:rFonts w:hint="eastAsia"/>
        </w:rPr>
        <w:t>I</w:t>
      </w:r>
      <w:r>
        <w:t>QR</w:t>
      </w:r>
      <w:r>
        <w:rPr>
          <w:rFonts w:hint="eastAsia"/>
        </w:rPr>
        <w:t>法进行异常值识别，选择</w:t>
      </w:r>
      <w:r>
        <w:rPr>
          <w:rFonts w:hint="eastAsia"/>
        </w:rPr>
        <w:t>I</w:t>
      </w:r>
      <w:r>
        <w:t>QR</w:t>
      </w:r>
      <w:r>
        <w:rPr>
          <w:rFonts w:hint="eastAsia"/>
        </w:rPr>
        <w:t>倍数为</w:t>
      </w:r>
      <w:r>
        <w:rPr>
          <w:rFonts w:hint="eastAsia"/>
        </w:rPr>
        <w:t>1</w:t>
      </w:r>
      <w:r>
        <w:t>.5</w:t>
      </w:r>
      <w:r>
        <w:rPr>
          <w:rFonts w:hint="eastAsia"/>
        </w:rPr>
        <w:t>。对包括</w:t>
      </w:r>
      <w:r>
        <w:rPr>
          <w:rFonts w:hint="eastAsia"/>
        </w:rPr>
        <w:t>B</w:t>
      </w:r>
      <w:r>
        <w:rPr>
          <w:rFonts w:hint="eastAsia"/>
        </w:rPr>
        <w:t>孕妇</w:t>
      </w:r>
      <w:r>
        <w:rPr>
          <w:rFonts w:hint="eastAsia"/>
        </w:rPr>
        <w:t>BMI</w:t>
      </w:r>
      <w:r>
        <w:rPr>
          <w:rFonts w:hint="eastAsia"/>
        </w:rPr>
        <w:t>，</w:t>
      </w:r>
      <w:r>
        <w:rPr>
          <w:rFonts w:hint="eastAsia"/>
        </w:rPr>
        <w:t>GC</w:t>
      </w:r>
      <w:r>
        <w:rPr>
          <w:rFonts w:hint="eastAsia"/>
        </w:rPr>
        <w:t>含量</w:t>
      </w:r>
      <w:r>
        <w:rPr>
          <w:rFonts w:hint="eastAsia"/>
        </w:rPr>
        <w:t>,</w:t>
      </w:r>
      <w:r>
        <w:rPr>
          <w:rFonts w:hint="eastAsia"/>
        </w:rPr>
        <w:t>原始读段数，</w:t>
      </w:r>
      <w:r>
        <w:rPr>
          <w:rFonts w:hint="eastAsia"/>
        </w:rPr>
        <w:t>13</w:t>
      </w:r>
      <w:r>
        <w:rPr>
          <w:rFonts w:hint="eastAsia"/>
        </w:rPr>
        <w:t>号染色体的</w:t>
      </w:r>
      <w:r>
        <w:rPr>
          <w:rFonts w:hint="eastAsia"/>
        </w:rPr>
        <w:t>Z</w:t>
      </w:r>
      <w:r>
        <w:rPr>
          <w:rFonts w:hint="eastAsia"/>
        </w:rPr>
        <w:t>值，</w:t>
      </w:r>
      <w:r>
        <w:rPr>
          <w:rFonts w:hint="eastAsia"/>
        </w:rPr>
        <w:t>18</w:t>
      </w:r>
      <w:r>
        <w:rPr>
          <w:rFonts w:hint="eastAsia"/>
        </w:rPr>
        <w:t>号染色体的</w:t>
      </w:r>
      <w:r>
        <w:rPr>
          <w:rFonts w:hint="eastAsia"/>
        </w:rPr>
        <w:t>Z</w:t>
      </w:r>
      <w:r>
        <w:rPr>
          <w:rFonts w:hint="eastAsia"/>
        </w:rPr>
        <w:t>值，</w:t>
      </w:r>
      <w:r>
        <w:rPr>
          <w:rFonts w:hint="eastAsia"/>
        </w:rPr>
        <w:t>21</w:t>
      </w:r>
      <w:r>
        <w:rPr>
          <w:rFonts w:hint="eastAsia"/>
        </w:rPr>
        <w:t>号染色体的</w:t>
      </w:r>
      <w:r>
        <w:rPr>
          <w:rFonts w:hint="eastAsia"/>
        </w:rPr>
        <w:t>Z</w:t>
      </w:r>
      <w:r>
        <w:rPr>
          <w:rFonts w:hint="eastAsia"/>
        </w:rPr>
        <w:t>值，</w:t>
      </w:r>
      <w:r>
        <w:rPr>
          <w:rFonts w:hint="eastAsia"/>
        </w:rPr>
        <w:t>X</w:t>
      </w:r>
      <w:r>
        <w:rPr>
          <w:rFonts w:hint="eastAsia"/>
        </w:rPr>
        <w:t>染色体的</w:t>
      </w:r>
      <w:r>
        <w:rPr>
          <w:rFonts w:hint="eastAsia"/>
        </w:rPr>
        <w:t>Z</w:t>
      </w:r>
      <w:r>
        <w:rPr>
          <w:rFonts w:hint="eastAsia"/>
        </w:rPr>
        <w:t>值，</w:t>
      </w:r>
      <w:r>
        <w:rPr>
          <w:rFonts w:hint="eastAsia"/>
        </w:rPr>
        <w:t>X</w:t>
      </w:r>
      <w:r>
        <w:rPr>
          <w:rFonts w:hint="eastAsia"/>
        </w:rPr>
        <w:t>染色体浓度，</w:t>
      </w:r>
      <w:r>
        <w:rPr>
          <w:rFonts w:hint="eastAsia"/>
        </w:rPr>
        <w:t>13</w:t>
      </w:r>
      <w:r>
        <w:rPr>
          <w:rFonts w:hint="eastAsia"/>
        </w:rPr>
        <w:t>号染色体的</w:t>
      </w:r>
      <w:r>
        <w:rPr>
          <w:rFonts w:hint="eastAsia"/>
        </w:rPr>
        <w:t>GC</w:t>
      </w:r>
      <w:r>
        <w:rPr>
          <w:rFonts w:hint="eastAsia"/>
        </w:rPr>
        <w:t>含量，</w:t>
      </w:r>
      <w:r>
        <w:rPr>
          <w:rFonts w:hint="eastAsia"/>
        </w:rPr>
        <w:t>18</w:t>
      </w:r>
      <w:r>
        <w:rPr>
          <w:rFonts w:hint="eastAsia"/>
        </w:rPr>
        <w:t>号染色体的</w:t>
      </w:r>
      <w:r>
        <w:rPr>
          <w:rFonts w:hint="eastAsia"/>
        </w:rPr>
        <w:t>GC</w:t>
      </w:r>
      <w:r>
        <w:rPr>
          <w:rFonts w:hint="eastAsia"/>
        </w:rPr>
        <w:t>含量，</w:t>
      </w:r>
      <w:r>
        <w:rPr>
          <w:rFonts w:hint="eastAsia"/>
        </w:rPr>
        <w:t>21</w:t>
      </w:r>
      <w:r>
        <w:rPr>
          <w:rFonts w:hint="eastAsia"/>
        </w:rPr>
        <w:t>号染色体的</w:t>
      </w:r>
      <w:r>
        <w:rPr>
          <w:rFonts w:hint="eastAsia"/>
        </w:rPr>
        <w:t>GC</w:t>
      </w:r>
      <w:r>
        <w:rPr>
          <w:rFonts w:hint="eastAsia"/>
        </w:rPr>
        <w:t>含量，被过滤</w:t>
      </w:r>
      <w:proofErr w:type="gramStart"/>
      <w:r>
        <w:rPr>
          <w:rFonts w:hint="eastAsia"/>
        </w:rPr>
        <w:t>掉读段</w:t>
      </w:r>
      <w:proofErr w:type="gramEnd"/>
      <w:r>
        <w:rPr>
          <w:rFonts w:hint="eastAsia"/>
        </w:rPr>
        <w:t>数的比例这些数据，计算数据的第一四分位数、第三四分位数</w:t>
      </w:r>
      <w:r>
        <w:rPr>
          <w:position w:val="-12"/>
        </w:rPr>
        <w:object w:dxaOrig="300" w:dyaOrig="350" w14:anchorId="63C226E7">
          <v:shape id="_x0000_i1061" type="#_x0000_t75" style="width:14.95pt;height:17.45pt" o:ole="">
            <v:imagedata r:id="rId71" o:title=""/>
          </v:shape>
          <o:OLEObject Type="Embed" ProgID="Equation.AxMath" ShapeID="_x0000_i1061" DrawAspect="Content" ObjectID="_1818765863" r:id="rId72"/>
        </w:object>
      </w:r>
      <w:r>
        <w:rPr>
          <w:rFonts w:hint="eastAsia"/>
        </w:rPr>
        <w:t>，</w:t>
      </w:r>
      <w:r>
        <w:rPr>
          <w:position w:val="-12"/>
        </w:rPr>
        <w:object w:dxaOrig="300" w:dyaOrig="350" w14:anchorId="2A5B4E4D">
          <v:shape id="_x0000_i1062" type="#_x0000_t75" style="width:14.95pt;height:17.45pt" o:ole="">
            <v:imagedata r:id="rId73" o:title=""/>
          </v:shape>
          <o:OLEObject Type="Embed" ProgID="Equation.AxMath" ShapeID="_x0000_i1062" DrawAspect="Content" ObjectID="_1818765864" r:id="rId74"/>
        </w:object>
      </w:r>
      <w:r>
        <w:rPr>
          <w:rFonts w:hint="eastAsia"/>
        </w:rPr>
        <w:t>以及</w:t>
      </w:r>
      <w:r>
        <w:rPr>
          <w:position w:val="-12"/>
        </w:rPr>
        <w:object w:dxaOrig="1590" w:dyaOrig="350" w14:anchorId="0BD7A669">
          <v:shape id="_x0000_i1063" type="#_x0000_t75" style="width:79.5pt;height:17.45pt" o:ole="">
            <v:imagedata r:id="rId75" o:title=""/>
          </v:shape>
          <o:OLEObject Type="Embed" ProgID="Equation.AxMath" ShapeID="_x0000_i1063" DrawAspect="Content" ObjectID="_1818765865" r:id="rId76"/>
        </w:object>
      </w:r>
      <w:r>
        <w:rPr>
          <w:rFonts w:hint="eastAsia"/>
        </w:rPr>
        <w:t>。当</w:t>
      </w:r>
      <w:r>
        <w:rPr>
          <w:position w:val="-12"/>
        </w:rPr>
        <w:object w:dxaOrig="1906" w:dyaOrig="350" w14:anchorId="6B17B3BA">
          <v:shape id="_x0000_i1064" type="#_x0000_t75" style="width:95.5pt;height:17.45pt" o:ole="">
            <v:imagedata r:id="rId77" o:title=""/>
          </v:shape>
          <o:OLEObject Type="Embed" ProgID="Equation.AxMath" ShapeID="_x0000_i1064" DrawAspect="Content" ObjectID="_1818765866" r:id="rId78"/>
        </w:object>
      </w:r>
      <w:r>
        <w:rPr>
          <w:rFonts w:hint="eastAsia"/>
        </w:rPr>
        <w:t>或</w:t>
      </w:r>
      <w:r>
        <w:rPr>
          <w:position w:val="-12"/>
        </w:rPr>
        <w:object w:dxaOrig="1914" w:dyaOrig="350" w14:anchorId="0756DF82">
          <v:shape id="_x0000_i1065" type="#_x0000_t75" style="width:95.5pt;height:17.45pt" o:ole="">
            <v:imagedata r:id="rId79" o:title=""/>
          </v:shape>
          <o:OLEObject Type="Embed" ProgID="Equation.AxMath" ShapeID="_x0000_i1065" DrawAspect="Content" ObjectID="_1818765867" r:id="rId80"/>
        </w:object>
      </w:r>
      <w:r>
        <w:rPr>
          <w:rFonts w:hint="eastAsia"/>
        </w:rPr>
        <w:t>时，则将该条数据判定为异常。</w:t>
      </w:r>
    </w:p>
    <w:p w14:paraId="0C0E2628" w14:textId="77777777" w:rsidR="00EC5F28" w:rsidRDefault="00000000">
      <w:pPr>
        <w:pStyle w:val="2"/>
        <w:spacing w:before="156" w:after="156"/>
      </w:pPr>
      <w:proofErr w:type="gramStart"/>
      <w:r>
        <w:rPr>
          <w:rFonts w:hint="eastAsia"/>
        </w:rPr>
        <w:t>缺失值</w:t>
      </w:r>
      <w:proofErr w:type="gramEnd"/>
      <w:r>
        <w:rPr>
          <w:rFonts w:hint="eastAsia"/>
        </w:rPr>
        <w:t>的处理</w:t>
      </w:r>
    </w:p>
    <w:p w14:paraId="15DA913E" w14:textId="77777777" w:rsidR="00EC5F28" w:rsidRDefault="00000000">
      <w:pPr>
        <w:ind w:firstLine="480"/>
      </w:pPr>
      <w:r>
        <w:rPr>
          <w:rFonts w:hint="eastAsia"/>
        </w:rPr>
        <w:t>为处理存在缺失的数据，</w:t>
      </w:r>
    </w:p>
    <w:p w14:paraId="7D02C0A6" w14:textId="77777777" w:rsidR="00EC5F28" w:rsidRDefault="00000000">
      <w:pPr>
        <w:pStyle w:val="1"/>
        <w:spacing w:before="156" w:after="156"/>
      </w:pPr>
      <w:bookmarkStart w:id="0" w:name="_Hlk208042357"/>
      <w:r>
        <w:rPr>
          <w:rFonts w:hint="eastAsia"/>
        </w:rPr>
        <w:t>问题</w:t>
      </w:r>
      <w:proofErr w:type="gramStart"/>
      <w:r>
        <w:rPr>
          <w:rFonts w:hint="eastAsia"/>
        </w:rPr>
        <w:t>一</w:t>
      </w:r>
      <w:proofErr w:type="gramEnd"/>
      <w:r>
        <w:rPr>
          <w:rFonts w:hint="eastAsia"/>
        </w:rPr>
        <w:t>的模型建立与求解</w:t>
      </w:r>
    </w:p>
    <w:p w14:paraId="6DA5AB4B" w14:textId="77777777" w:rsidR="00EC5F28" w:rsidRDefault="00000000">
      <w:pPr>
        <w:pStyle w:val="3"/>
        <w:numPr>
          <w:ilvl w:val="0"/>
          <w:numId w:val="0"/>
        </w:numPr>
        <w:spacing w:before="156"/>
      </w:pPr>
      <w:r>
        <w:rPr>
          <w:rFonts w:cstheme="majorBidi" w:hint="eastAsia"/>
          <w:b/>
          <w:bCs/>
        </w:rPr>
        <w:t>6.1</w:t>
      </w:r>
      <w:r>
        <w:rPr>
          <w:rFonts w:cstheme="majorBidi"/>
          <w:b/>
          <w:bCs/>
        </w:rPr>
        <w:t>探索性数据分析</w:t>
      </w:r>
    </w:p>
    <w:p w14:paraId="07A95A5B" w14:textId="77777777" w:rsidR="00EC5F28" w:rsidRDefault="00000000">
      <w:pPr>
        <w:pStyle w:val="3"/>
        <w:numPr>
          <w:ilvl w:val="2"/>
          <w:numId w:val="4"/>
        </w:numPr>
        <w:spacing w:before="156"/>
      </w:pPr>
      <w:r>
        <w:rPr>
          <w:rFonts w:hint="eastAsia"/>
        </w:rPr>
        <w:t>Pearson</w:t>
      </w:r>
      <w:r>
        <w:rPr>
          <w:rFonts w:hint="eastAsia"/>
        </w:rPr>
        <w:t>相关系数</w:t>
      </w:r>
    </w:p>
    <w:p w14:paraId="06FBFD26" w14:textId="77777777" w:rsidR="00EC5F28" w:rsidRDefault="00000000">
      <w:pPr>
        <w:ind w:firstLine="480"/>
      </w:pPr>
      <w:r>
        <w:rPr>
          <w:rFonts w:hint="eastAsia"/>
        </w:rPr>
        <w:t>相关系数用于描述两组变量之间的相关程度，而</w:t>
      </w:r>
      <w:r>
        <w:rPr>
          <w:rFonts w:hint="eastAsia"/>
        </w:rPr>
        <w:t>Pearson</w:t>
      </w:r>
      <w:r>
        <w:rPr>
          <w:rFonts w:hint="eastAsia"/>
        </w:rPr>
        <w:t>相关系数用于度量两组数据的变量</w:t>
      </w:r>
      <w:r>
        <w:rPr>
          <w:position w:val="-12"/>
        </w:rPr>
        <w:object w:dxaOrig="175" w:dyaOrig="375" w14:anchorId="2AC9384C">
          <v:shape id="_x0000_i1066" type="#_x0000_t75" style="width:8.2pt;height:18.55pt" o:ole="">
            <v:imagedata r:id="rId81" o:title=""/>
          </v:shape>
          <o:OLEObject Type="Embed" ProgID="Equation.AxMath" ShapeID="_x0000_i1066" DrawAspect="Content" ObjectID="_1818765868" r:id="rId82"/>
        </w:object>
      </w:r>
      <w:r>
        <w:rPr>
          <w:rFonts w:hint="eastAsia"/>
        </w:rPr>
        <w:t>和</w:t>
      </w:r>
      <w:r>
        <w:rPr>
          <w:position w:val="-12"/>
        </w:rPr>
        <w:object w:dxaOrig="150" w:dyaOrig="375" w14:anchorId="04818CB0">
          <v:shape id="_x0000_i1067" type="#_x0000_t75" style="width:7.5pt;height:18.55pt" o:ole="">
            <v:imagedata r:id="rId83" o:title=""/>
          </v:shape>
          <o:OLEObject Type="Embed" ProgID="Equation.AxMath" ShapeID="_x0000_i1067" DrawAspect="Content" ObjectID="_1818765869" r:id="rId84"/>
        </w:object>
      </w:r>
      <w:r>
        <w:rPr>
          <w:rFonts w:hint="eastAsia"/>
        </w:rPr>
        <w:t>之间的线性相关的程度，是两个变量的协方差与其标准差的乘积之比，计算公式为：</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55"/>
      </w:tblGrid>
      <w:tr w:rsidR="00EC5F28" w14:paraId="5F5FCF74" w14:textId="77777777">
        <w:tc>
          <w:tcPr>
            <w:tcW w:w="8505" w:type="dxa"/>
            <w:vAlign w:val="center"/>
          </w:tcPr>
          <w:p w14:paraId="0C2B551A" w14:textId="77777777" w:rsidR="00EC5F28" w:rsidRDefault="00000000">
            <w:pPr>
              <w:pStyle w:val="AMDisplayEquation"/>
              <w:tabs>
                <w:tab w:val="clear" w:pos="4540"/>
                <w:tab w:val="clear" w:pos="9080"/>
                <w:tab w:val="center" w:pos="4140"/>
                <w:tab w:val="right" w:pos="8280"/>
              </w:tabs>
              <w:ind w:firstLineChars="0" w:firstLine="0"/>
            </w:pPr>
            <w:r>
              <w:tab/>
            </w:r>
            <w:r>
              <w:rPr>
                <w:position w:val="-47"/>
              </w:rPr>
              <w:object w:dxaOrig="3929" w:dyaOrig="991" w14:anchorId="78FEDD94">
                <v:shape id="_x0000_i1068" type="#_x0000_t75" style="width:196.75pt;height:49.55pt" o:ole="">
                  <v:imagedata r:id="rId85" o:title=""/>
                </v:shape>
                <o:OLEObject Type="Embed" ProgID="Equation.AxMath" ShapeID="_x0000_i1068" DrawAspect="Content" ObjectID="_1818765870" r:id="rId86"/>
              </w:object>
            </w:r>
          </w:p>
        </w:tc>
        <w:tc>
          <w:tcPr>
            <w:tcW w:w="555" w:type="dxa"/>
            <w:vAlign w:val="center"/>
          </w:tcPr>
          <w:p w14:paraId="756C860E" w14:textId="77777777" w:rsidR="00EC5F28" w:rsidRDefault="00000000">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79A68574" w14:textId="77777777" w:rsidR="00EC5F28" w:rsidRDefault="00000000">
      <w:pPr>
        <w:pStyle w:val="AMDisplayEquation"/>
      </w:pPr>
      <w:r>
        <w:rPr>
          <w:rFonts w:hint="eastAsia"/>
        </w:rPr>
        <w:t>其中</w:t>
      </w:r>
      <w:r>
        <w:rPr>
          <w:position w:val="-15"/>
        </w:rPr>
        <w:object w:dxaOrig="1348" w:dyaOrig="449" w14:anchorId="648765F5">
          <v:shape id="_x0000_i1069" type="#_x0000_t75" style="width:67.7pt;height:22.45pt" o:ole="">
            <v:imagedata r:id="rId87" o:title=""/>
          </v:shape>
          <o:OLEObject Type="Embed" ProgID="Equation.AxMath" ShapeID="_x0000_i1069" DrawAspect="Content" ObjectID="_1818765871" r:id="rId88"/>
        </w:object>
      </w:r>
      <w:r>
        <w:rPr>
          <w:rFonts w:hint="eastAsia"/>
        </w:rPr>
        <w:t>，</w:t>
      </w:r>
      <w:r>
        <w:rPr>
          <w:position w:val="-15"/>
        </w:rPr>
        <w:object w:dxaOrig="1315" w:dyaOrig="474" w14:anchorId="395F5720">
          <v:shape id="_x0000_i1070" type="#_x0000_t75" style="width:66.3pt;height:23.5pt" o:ole="">
            <v:imagedata r:id="rId89" o:title=""/>
          </v:shape>
          <o:OLEObject Type="Embed" ProgID="Equation.AxMath" ShapeID="_x0000_i1070" DrawAspect="Content" ObjectID="_1818765872" r:id="rId90"/>
        </w:object>
      </w:r>
      <w:r>
        <w:rPr>
          <w:rFonts w:hint="eastAsia"/>
        </w:rPr>
        <w:t>。</w:t>
      </w:r>
    </w:p>
    <w:p w14:paraId="045ABE10" w14:textId="77777777" w:rsidR="00EC5F28" w:rsidRDefault="00000000">
      <w:pPr>
        <w:spacing w:line="340" w:lineRule="exact"/>
        <w:ind w:firstLine="480"/>
      </w:pPr>
      <w:r>
        <w:rPr>
          <w:rFonts w:hint="eastAsia"/>
        </w:rPr>
        <w:t>在本质上，</w:t>
      </w:r>
      <w:r>
        <w:rPr>
          <w:rFonts w:hint="eastAsia"/>
        </w:rPr>
        <w:t>Pearson</w:t>
      </w:r>
      <w:r>
        <w:rPr>
          <w:rFonts w:hint="eastAsia"/>
        </w:rPr>
        <w:t>相关系数归一化度量了协方差，因此结果的变化范围为</w:t>
      </w:r>
      <w:r>
        <w:rPr>
          <w:position w:val="-12"/>
        </w:rPr>
        <w:object w:dxaOrig="791" w:dyaOrig="375" w14:anchorId="199E286A">
          <v:shape id="_x0000_i1071" type="#_x0000_t75" style="width:39.2pt;height:18.55pt" o:ole="">
            <v:imagedata r:id="rId91" o:title=""/>
          </v:shape>
          <o:OLEObject Type="Embed" ProgID="Equation.AxMath" ShapeID="_x0000_i1071" DrawAspect="Content" ObjectID="_1818765873" r:id="rId92"/>
        </w:object>
      </w:r>
      <w:r>
        <w:rPr>
          <w:rFonts w:hint="eastAsia"/>
        </w:rPr>
        <w:t>，</w:t>
      </w:r>
      <w:r>
        <w:rPr>
          <w:position w:val="-12"/>
        </w:rPr>
        <w:object w:dxaOrig="175" w:dyaOrig="375" w14:anchorId="6381306A">
          <v:shape id="_x0000_i1072" type="#_x0000_t75" style="width:8.2pt;height:18.55pt" o:ole="">
            <v:imagedata r:id="rId8" o:title=""/>
          </v:shape>
          <o:OLEObject Type="Embed" ProgID="Equation.AxMath" ShapeID="_x0000_i1072" DrawAspect="Content" ObjectID="_1818765874" r:id="rId93"/>
        </w:object>
      </w:r>
      <w:r>
        <w:rPr>
          <w:rFonts w:hint="eastAsia"/>
        </w:rPr>
        <w:t>值为正值表示</w:t>
      </w:r>
      <w:r>
        <w:rPr>
          <w:position w:val="-12"/>
        </w:rPr>
        <w:object w:dxaOrig="175" w:dyaOrig="375" w14:anchorId="6E2B3E67">
          <v:shape id="_x0000_i1073" type="#_x0000_t75" style="width:8.2pt;height:18.55pt" o:ole="">
            <v:imagedata r:id="rId81" o:title=""/>
          </v:shape>
          <o:OLEObject Type="Embed" ProgID="Equation.AxMath" ShapeID="_x0000_i1073" DrawAspect="Content" ObjectID="_1818765875" r:id="rId94"/>
        </w:object>
      </w:r>
      <w:r>
        <w:rPr>
          <w:rFonts w:hint="eastAsia"/>
        </w:rPr>
        <w:t>和</w:t>
      </w:r>
      <w:r>
        <w:rPr>
          <w:position w:val="-12"/>
        </w:rPr>
        <w:object w:dxaOrig="150" w:dyaOrig="375" w14:anchorId="0C05E4D7">
          <v:shape id="_x0000_i1074" type="#_x0000_t75" style="width:7.5pt;height:18.55pt" o:ole="">
            <v:imagedata r:id="rId83" o:title=""/>
          </v:shape>
          <o:OLEObject Type="Embed" ProgID="Equation.AxMath" ShapeID="_x0000_i1074" DrawAspect="Content" ObjectID="_1818765876" r:id="rId95"/>
        </w:object>
      </w:r>
      <w:r>
        <w:rPr>
          <w:rFonts w:hint="eastAsia"/>
        </w:rPr>
        <w:t>之间的相关关系为正相关，即因变量随着自变量的增长而增长；</w:t>
      </w:r>
      <w:r>
        <w:rPr>
          <w:position w:val="-12"/>
        </w:rPr>
        <w:object w:dxaOrig="175" w:dyaOrig="375" w14:anchorId="5928C37A">
          <v:shape id="_x0000_i1075" type="#_x0000_t75" style="width:8.2pt;height:18.55pt" o:ole="">
            <v:imagedata r:id="rId8" o:title=""/>
          </v:shape>
          <o:OLEObject Type="Embed" ProgID="Equation.AxMath" ShapeID="_x0000_i1075" DrawAspect="Content" ObjectID="_1818765877" r:id="rId96"/>
        </w:object>
      </w:r>
      <w:r>
        <w:rPr>
          <w:rFonts w:hint="eastAsia"/>
        </w:rPr>
        <w:t>值为负值表示</w:t>
      </w:r>
      <w:r>
        <w:rPr>
          <w:position w:val="-12"/>
        </w:rPr>
        <w:object w:dxaOrig="175" w:dyaOrig="375" w14:anchorId="0BE00214">
          <v:shape id="_x0000_i1076" type="#_x0000_t75" style="width:8.2pt;height:18.55pt" o:ole="">
            <v:imagedata r:id="rId81" o:title=""/>
          </v:shape>
          <o:OLEObject Type="Embed" ProgID="Equation.AxMath" ShapeID="_x0000_i1076" DrawAspect="Content" ObjectID="_1818765878" r:id="rId97"/>
        </w:object>
      </w:r>
      <w:r>
        <w:rPr>
          <w:rFonts w:hint="eastAsia"/>
        </w:rPr>
        <w:t>和</w:t>
      </w:r>
      <w:r>
        <w:rPr>
          <w:position w:val="-12"/>
        </w:rPr>
        <w:object w:dxaOrig="150" w:dyaOrig="375" w14:anchorId="2BBC7C2E">
          <v:shape id="_x0000_i1077" type="#_x0000_t75" style="width:7.5pt;height:18.55pt" o:ole="">
            <v:imagedata r:id="rId83" o:title=""/>
          </v:shape>
          <o:OLEObject Type="Embed" ProgID="Equation.AxMath" ShapeID="_x0000_i1077" DrawAspect="Content" ObjectID="_1818765879" r:id="rId98"/>
        </w:object>
      </w:r>
      <w:r>
        <w:rPr>
          <w:rFonts w:hint="eastAsia"/>
        </w:rPr>
        <w:t>之间的相关关系为负相关，即因变量随着自变量的增长而减小；</w:t>
      </w:r>
      <w:r>
        <w:rPr>
          <w:position w:val="-12"/>
        </w:rPr>
        <w:object w:dxaOrig="974" w:dyaOrig="375" w14:anchorId="78F4AC0D">
          <v:shape id="_x0000_i1078" type="#_x0000_t75" style="width:48.5pt;height:18.55pt" o:ole="">
            <v:imagedata r:id="rId99" o:title=""/>
          </v:shape>
          <o:OLEObject Type="Embed" ProgID="Equation.AxMath" ShapeID="_x0000_i1078" DrawAspect="Content" ObjectID="_1818765880" r:id="rId100"/>
        </w:object>
      </w:r>
      <w:r>
        <w:rPr>
          <w:rFonts w:hint="eastAsia"/>
        </w:rPr>
        <w:t>，就可以认为</w:t>
      </w:r>
      <w:r>
        <w:rPr>
          <w:position w:val="-12"/>
        </w:rPr>
        <w:object w:dxaOrig="175" w:dyaOrig="375" w14:anchorId="5D796987">
          <v:shape id="_x0000_i1079" type="#_x0000_t75" style="width:8.2pt;height:18.55pt" o:ole="">
            <v:imagedata r:id="rId81" o:title=""/>
          </v:shape>
          <o:OLEObject Type="Embed" ProgID="Equation.AxMath" ShapeID="_x0000_i1079" DrawAspect="Content" ObjectID="_1818765881" r:id="rId101"/>
        </w:object>
      </w:r>
      <w:r>
        <w:rPr>
          <w:rFonts w:hint="eastAsia"/>
        </w:rPr>
        <w:t>和</w:t>
      </w:r>
      <w:r>
        <w:rPr>
          <w:position w:val="-12"/>
        </w:rPr>
        <w:object w:dxaOrig="150" w:dyaOrig="375" w14:anchorId="15D25529">
          <v:shape id="_x0000_i1080" type="#_x0000_t75" style="width:7.5pt;height:18.55pt" o:ole="">
            <v:imagedata r:id="rId83" o:title=""/>
          </v:shape>
          <o:OLEObject Type="Embed" ProgID="Equation.AxMath" ShapeID="_x0000_i1080" DrawAspect="Content" ObjectID="_1818765882" r:id="rId102"/>
        </w:object>
      </w:r>
      <w:r>
        <w:rPr>
          <w:rFonts w:hint="eastAsia"/>
        </w:rPr>
        <w:t>之间的相关性极强；</w:t>
      </w:r>
      <w:r>
        <w:rPr>
          <w:position w:val="-12"/>
        </w:rPr>
        <w:object w:dxaOrig="1615" w:dyaOrig="375" w14:anchorId="4119B5B3">
          <v:shape id="_x0000_i1081" type="#_x0000_t75" style="width:80.2pt;height:18.55pt" o:ole="">
            <v:imagedata r:id="rId103" o:title=""/>
          </v:shape>
          <o:OLEObject Type="Embed" ProgID="Equation.AxMath" ShapeID="_x0000_i1081" DrawAspect="Content" ObjectID="_1818765883" r:id="rId104"/>
        </w:object>
      </w:r>
      <w:r>
        <w:rPr>
          <w:rFonts w:hint="eastAsia"/>
        </w:rPr>
        <w:t>之间，就可以认为相关性较强；</w:t>
      </w:r>
      <w:r>
        <w:rPr>
          <w:position w:val="-12"/>
        </w:rPr>
        <w:object w:dxaOrig="1615" w:dyaOrig="375" w14:anchorId="125C6986">
          <v:shape id="_x0000_i1082" type="#_x0000_t75" style="width:80.2pt;height:18.55pt" o:ole="">
            <v:imagedata r:id="rId105" o:title=""/>
          </v:shape>
          <o:OLEObject Type="Embed" ProgID="Equation.AxMath" ShapeID="_x0000_i1082" DrawAspect="Content" ObjectID="_1818765884" r:id="rId106"/>
        </w:object>
      </w:r>
      <w:r>
        <w:rPr>
          <w:rFonts w:hint="eastAsia"/>
        </w:rPr>
        <w:t>，就可以认为相关性较弱；</w:t>
      </w:r>
      <w:r>
        <w:rPr>
          <w:position w:val="-12"/>
        </w:rPr>
        <w:object w:dxaOrig="974" w:dyaOrig="375" w14:anchorId="7E48F6D1">
          <v:shape id="_x0000_i1083" type="#_x0000_t75" style="width:48.5pt;height:18.55pt" o:ole="">
            <v:imagedata r:id="rId107" o:title=""/>
          </v:shape>
          <o:OLEObject Type="Embed" ProgID="Equation.AxMath" ShapeID="_x0000_i1083" DrawAspect="Content" ObjectID="_1818765885" r:id="rId108"/>
        </w:object>
      </w:r>
      <w:r>
        <w:rPr>
          <w:rFonts w:hint="eastAsia"/>
        </w:rPr>
        <w:t>，就可以认为相关性极弱或不存在相关性。</w:t>
      </w:r>
    </w:p>
    <w:p w14:paraId="283A164C" w14:textId="77777777" w:rsidR="00EC5F28" w:rsidRDefault="00000000">
      <w:pPr>
        <w:spacing w:line="340" w:lineRule="exact"/>
        <w:ind w:firstLine="480"/>
      </w:pPr>
      <w:r>
        <w:t>除了问题中提到的孕妇的孕周数和</w:t>
      </w:r>
      <w:r>
        <w:t>BMI</w:t>
      </w:r>
      <w:r>
        <w:t>指标之外，</w:t>
      </w:r>
      <w:r>
        <w:rPr>
          <w:rFonts w:hint="eastAsia"/>
        </w:rPr>
        <w:t>在查阅相关文献之后，</w:t>
      </w:r>
      <w:r>
        <w:t>我们根据医学临床经验分析出，孕妇的年龄也是评估孕妇孕情和胎儿生理健康状况的重要指标。因此，在模型构建阶段，我们将孕妇年龄也作为自变量纳入</w:t>
      </w:r>
      <w:proofErr w:type="gramStart"/>
      <w:r>
        <w:t>考量</w:t>
      </w:r>
      <w:proofErr w:type="gramEnd"/>
      <w:r>
        <w:t>。</w:t>
      </w:r>
    </w:p>
    <w:p w14:paraId="57763B13" w14:textId="77777777" w:rsidR="00EC5F28" w:rsidRDefault="00000000">
      <w:pPr>
        <w:spacing w:line="340" w:lineRule="exact"/>
        <w:ind w:firstLineChars="0" w:firstLine="420"/>
      </w:pPr>
      <w:r>
        <w:t>基于此，我们首先</w:t>
      </w:r>
      <w:r>
        <w:rPr>
          <w:rFonts w:hint="eastAsia"/>
        </w:rPr>
        <w:t>对于分析胎儿</w:t>
      </w:r>
      <w:r>
        <w:t>Y</w:t>
      </w:r>
      <w:r>
        <w:rPr>
          <w:rFonts w:hint="eastAsia"/>
        </w:rPr>
        <w:t>染色体浓度与孕妇的孕周数</w:t>
      </w:r>
      <w:r>
        <w:t>，</w:t>
      </w:r>
      <w:r>
        <w:t>BMI</w:t>
      </w:r>
      <w:r>
        <w:rPr>
          <w:rFonts w:hint="eastAsia"/>
        </w:rPr>
        <w:t>指标</w:t>
      </w:r>
      <w:r>
        <w:t>和</w:t>
      </w:r>
      <w:r>
        <w:rPr>
          <w:rFonts w:hint="eastAsia"/>
        </w:rPr>
        <w:t>年龄因素之间的相关性，计算两两变量之间的</w:t>
      </w:r>
      <w:r>
        <w:rPr>
          <w:rFonts w:hint="eastAsia"/>
        </w:rPr>
        <w:t>Pearson</w:t>
      </w:r>
      <w:r>
        <w:rPr>
          <w:rFonts w:hint="eastAsia"/>
        </w:rPr>
        <w:t>相关系数，得到</w:t>
      </w:r>
      <w:r>
        <w:rPr>
          <w:rFonts w:hint="eastAsia"/>
        </w:rPr>
        <w:t>Pearson</w:t>
      </w:r>
      <w:r>
        <w:rPr>
          <w:rFonts w:hint="eastAsia"/>
        </w:rPr>
        <w:t>相关系数矩阵，来探索分析这些变量之间是否存在显著的线性相关性。</w:t>
      </w:r>
    </w:p>
    <w:p w14:paraId="6DC51D18" w14:textId="77777777" w:rsidR="00EC5F28" w:rsidRDefault="00000000">
      <w:pPr>
        <w:ind w:firstLine="480"/>
      </w:pPr>
      <w:r>
        <w:rPr>
          <w:rFonts w:hint="eastAsia"/>
        </w:rPr>
        <w:t>对于计算得到的</w:t>
      </w:r>
      <w:r>
        <w:rPr>
          <w:rFonts w:hint="eastAsia"/>
        </w:rPr>
        <w:t>Pearson</w:t>
      </w:r>
      <w:r>
        <w:rPr>
          <w:rFonts w:hint="eastAsia"/>
        </w:rPr>
        <w:t>相关系数矩阵，绘制热力图如图</w:t>
      </w:r>
      <w:r>
        <w:rPr>
          <w:rFonts w:hint="eastAsia"/>
        </w:rPr>
        <w:t>1</w:t>
      </w:r>
      <w:r>
        <w:rPr>
          <w:rFonts w:hint="eastAsia"/>
        </w:rPr>
        <w:t>所示。</w:t>
      </w:r>
    </w:p>
    <w:p w14:paraId="3DFA0FB7" w14:textId="77777777" w:rsidR="00EC5F28" w:rsidRDefault="00000000">
      <w:pPr>
        <w:ind w:firstLineChars="0" w:firstLine="0"/>
        <w:jc w:val="center"/>
      </w:pPr>
      <w:r>
        <w:rPr>
          <w:noProof/>
        </w:rPr>
        <w:lastRenderedPageBreak/>
        <w:drawing>
          <wp:inline distT="0" distB="0" distL="0" distR="0" wp14:anchorId="5031B885" wp14:editId="1E80A541">
            <wp:extent cx="4381500" cy="365125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a:xfrm>
                      <a:off x="0" y="0"/>
                      <a:ext cx="4396931" cy="3664109"/>
                    </a:xfrm>
                    <a:prstGeom prst="rect">
                      <a:avLst/>
                    </a:prstGeom>
                    <a:noFill/>
                    <a:ln>
                      <a:noFill/>
                    </a:ln>
                  </pic:spPr>
                </pic:pic>
              </a:graphicData>
            </a:graphic>
          </wp:inline>
        </w:drawing>
      </w:r>
    </w:p>
    <w:p w14:paraId="3D39ABD5" w14:textId="77777777" w:rsidR="00EC5F28" w:rsidRDefault="00000000">
      <w:pPr>
        <w:spacing w:afterLines="50" w:after="156"/>
        <w:ind w:firstLineChars="0" w:firstLine="0"/>
        <w:jc w:val="center"/>
        <w:rPr>
          <w:rFonts w:eastAsia="黑体" w:cs="Times New Roman"/>
          <w:sz w:val="21"/>
          <w:szCs w:val="21"/>
        </w:rPr>
      </w:pPr>
      <w:r>
        <w:rPr>
          <w:rFonts w:eastAsia="黑体" w:cs="Times New Roman"/>
          <w:sz w:val="21"/>
          <w:szCs w:val="21"/>
        </w:rPr>
        <w:t>图</w:t>
      </w:r>
      <w:r>
        <w:rPr>
          <w:rFonts w:eastAsia="黑体" w:cs="Times New Roman"/>
          <w:sz w:val="21"/>
          <w:szCs w:val="21"/>
        </w:rPr>
        <w:t xml:space="preserve">1 </w:t>
      </w:r>
      <w:r>
        <w:rPr>
          <w:rFonts w:eastAsia="黑体" w:cs="Times New Roman"/>
          <w:sz w:val="21"/>
          <w:szCs w:val="21"/>
        </w:rPr>
        <w:t>相关性热力图</w:t>
      </w:r>
    </w:p>
    <w:p w14:paraId="6881E7BD" w14:textId="77777777" w:rsidR="00EC5F28" w:rsidRDefault="00000000">
      <w:pPr>
        <w:ind w:firstLine="480"/>
      </w:pPr>
      <w:r>
        <w:rPr>
          <w:rFonts w:hint="eastAsia"/>
        </w:rPr>
        <w:t>从图中可以直观看出</w:t>
      </w:r>
      <w:r>
        <w:rPr>
          <w:position w:val="-12"/>
        </w:rPr>
        <w:object w:dxaOrig="1224" w:dyaOrig="375" w14:anchorId="48506769">
          <v:shape id="_x0000_i1084" type="#_x0000_t75" style="width:60.95pt;height:18.55pt" o:ole="">
            <v:imagedata r:id="rId110" o:title=""/>
          </v:shape>
          <o:OLEObject Type="Embed" ProgID="Equation.AxMath" ShapeID="_x0000_i1084" DrawAspect="Content" ObjectID="_1818765886" r:id="rId111"/>
        </w:object>
      </w:r>
      <w:r>
        <w:rPr>
          <w:rFonts w:hint="eastAsia"/>
        </w:rPr>
        <w:t>，表明胎儿</w:t>
      </w:r>
      <w:r>
        <w:t>Y</w:t>
      </w:r>
      <w:r>
        <w:rPr>
          <w:rFonts w:hint="eastAsia"/>
        </w:rPr>
        <w:t>染色体浓度与孕妇的孕周数和</w:t>
      </w:r>
      <w:r>
        <w:t>BMI</w:t>
      </w:r>
      <w:r>
        <w:rPr>
          <w:rFonts w:hint="eastAsia"/>
        </w:rPr>
        <w:t>指标以及年龄因素两两之间线性相关性极弱。</w:t>
      </w:r>
      <w:r>
        <w:rPr>
          <w:rFonts w:hint="eastAsia"/>
          <w:color w:val="FF0000"/>
        </w:rPr>
        <w:t>由于</w:t>
      </w:r>
      <w:r>
        <w:rPr>
          <w:rFonts w:hint="eastAsia"/>
          <w:color w:val="FF0000"/>
        </w:rPr>
        <w:t>Pearson</w:t>
      </w:r>
      <w:r>
        <w:rPr>
          <w:rFonts w:hint="eastAsia"/>
          <w:color w:val="FF0000"/>
        </w:rPr>
        <w:t>相关系数描述的是线性相关性，当线性相关被否定时，变量之间可能还有其他相关的相关关系。若两个随机变量相互独立，则一定不相关；但是反过来，不相关不能推出相互独立</w:t>
      </w:r>
    </w:p>
    <w:p w14:paraId="5AA423F0" w14:textId="77777777" w:rsidR="00EC5F28" w:rsidRDefault="00000000">
      <w:pPr>
        <w:pStyle w:val="3"/>
        <w:numPr>
          <w:ilvl w:val="2"/>
          <w:numId w:val="4"/>
        </w:numPr>
        <w:spacing w:before="156"/>
        <w:rPr>
          <w:highlight w:val="yellow"/>
        </w:rPr>
      </w:pPr>
      <w:r>
        <w:rPr>
          <w:highlight w:val="yellow"/>
        </w:rPr>
        <w:t>Spearman</w:t>
      </w:r>
      <w:r>
        <w:rPr>
          <w:rFonts w:hint="eastAsia"/>
          <w:highlight w:val="yellow"/>
        </w:rPr>
        <w:t>相关系数</w:t>
      </w:r>
    </w:p>
    <w:p w14:paraId="660385B4" w14:textId="77777777" w:rsidR="00EC5F28" w:rsidRDefault="00EC5F28">
      <w:pPr>
        <w:ind w:firstLine="480"/>
      </w:pPr>
    </w:p>
    <w:p w14:paraId="302D2A3A" w14:textId="77777777" w:rsidR="00EC5F28" w:rsidRDefault="00000000">
      <w:pPr>
        <w:ind w:firstLineChars="0" w:firstLine="0"/>
        <w:rPr>
          <w:color w:val="808080" w:themeColor="background1" w:themeShade="80"/>
        </w:rPr>
      </w:pPr>
      <w:r>
        <w:rPr>
          <w:color w:val="808080" w:themeColor="background1" w:themeShade="80"/>
        </w:rPr>
        <w:tab/>
      </w:r>
    </w:p>
    <w:p w14:paraId="4FB9B2C2" w14:textId="7961886B" w:rsidR="00EC5F28" w:rsidRDefault="00000000">
      <w:pPr>
        <w:pStyle w:val="2"/>
        <w:spacing w:before="156" w:after="156"/>
      </w:pPr>
      <w:r>
        <w:rPr>
          <w:rFonts w:hint="eastAsia"/>
        </w:rPr>
        <w:t>线性混合效应模型</w:t>
      </w:r>
      <w:r w:rsidR="00F34077">
        <w:rPr>
          <w:rFonts w:hint="eastAsia"/>
        </w:rPr>
        <w:t>（</w:t>
      </w:r>
      <w:r w:rsidR="00F34077">
        <w:rPr>
          <w:rFonts w:hint="eastAsia"/>
        </w:rPr>
        <w:t>LMM</w:t>
      </w:r>
      <w:r w:rsidR="00F34077">
        <w:rPr>
          <w:rFonts w:hint="eastAsia"/>
        </w:rPr>
        <w:t>）</w:t>
      </w:r>
    </w:p>
    <w:p w14:paraId="220BA574" w14:textId="77777777" w:rsidR="00EC5F28" w:rsidRDefault="00000000">
      <w:pPr>
        <w:pStyle w:val="3"/>
        <w:numPr>
          <w:ilvl w:val="0"/>
          <w:numId w:val="0"/>
        </w:numPr>
        <w:spacing w:before="156"/>
      </w:pPr>
      <w:r>
        <w:rPr>
          <w:rFonts w:hint="eastAsia"/>
        </w:rPr>
        <w:t>6</w:t>
      </w:r>
      <w:r>
        <w:t>.2.1</w:t>
      </w:r>
      <w:r>
        <w:t>模型选择的必要性分析</w:t>
      </w:r>
    </w:p>
    <w:p w14:paraId="33D718FA" w14:textId="77777777" w:rsidR="00EC5F28" w:rsidRDefault="00000000">
      <w:pPr>
        <w:pStyle w:val="paragraph"/>
        <w:spacing w:before="0" w:beforeAutospacing="0" w:after="0" w:afterAutospacing="0"/>
        <w:ind w:firstLineChars="200" w:firstLine="480"/>
        <w:jc w:val="both"/>
        <w:textAlignment w:val="baseline"/>
        <w:rPr>
          <w:rFonts w:ascii="Segoe UI" w:hAnsi="Segoe UI" w:cs="Segoe UI"/>
          <w:sz w:val="18"/>
          <w:szCs w:val="18"/>
        </w:rPr>
      </w:pPr>
      <w:r>
        <w:rPr>
          <w:rStyle w:val="normaltextrun"/>
          <w:rFonts w:ascii="Times New Roman" w:hAnsi="Times New Roman" w:cs="Times New Roman"/>
        </w:rPr>
        <w:t>在进行</w:t>
      </w:r>
      <w:proofErr w:type="gramStart"/>
      <w:r>
        <w:rPr>
          <w:rStyle w:val="normaltextrun"/>
          <w:rFonts w:ascii="Times New Roman" w:hAnsi="Times New Roman" w:cs="Times New Roman"/>
        </w:rPr>
        <w:t>完初步</w:t>
      </w:r>
      <w:proofErr w:type="gramEnd"/>
      <w:r>
        <w:rPr>
          <w:rStyle w:val="normaltextrun"/>
          <w:rFonts w:ascii="Times New Roman" w:hAnsi="Times New Roman" w:cs="Times New Roman"/>
        </w:rPr>
        <w:t>的探索性数据分析之后，我们发现单一的自变量与孕妇体内</w:t>
      </w:r>
      <w:r>
        <w:rPr>
          <w:rStyle w:val="normaltextrun"/>
          <w:rFonts w:ascii="Times New Roman" w:hAnsi="Times New Roman" w:cs="Times New Roman"/>
        </w:rPr>
        <w:t>Y</w:t>
      </w:r>
      <w:r>
        <w:rPr>
          <w:rStyle w:val="normaltextrun"/>
          <w:rFonts w:ascii="Times New Roman" w:hAnsi="Times New Roman" w:cs="Times New Roman"/>
        </w:rPr>
        <w:t>染色体浓度之间的线性相关性都不高。这说明，简单的双变量线性模型并不足以刻画因变量更为复杂的形成和决定机制。因此，我们排除选择一元线性模型，进一步考虑多元线性回归模型。</w:t>
      </w:r>
    </w:p>
    <w:p w14:paraId="5DE5ED62" w14:textId="00703980" w:rsidR="00EC5F28" w:rsidRDefault="00000000">
      <w:pPr>
        <w:pStyle w:val="paragraph"/>
        <w:spacing w:before="0" w:beforeAutospacing="0" w:after="0" w:afterAutospacing="0"/>
        <w:ind w:firstLineChars="200" w:firstLine="480"/>
        <w:jc w:val="both"/>
        <w:textAlignment w:val="baseline"/>
        <w:rPr>
          <w:rFonts w:ascii="Segoe UI" w:hAnsi="Segoe UI" w:cs="Segoe UI"/>
          <w:sz w:val="18"/>
          <w:szCs w:val="18"/>
        </w:rPr>
      </w:pPr>
      <w:r>
        <w:rPr>
          <w:rStyle w:val="normaltextrun"/>
          <w:rFonts w:ascii="Times New Roman" w:hAnsi="Times New Roman" w:cs="Times New Roman"/>
        </w:rPr>
        <w:t>同时，我们注意到数据集中存在</w:t>
      </w:r>
      <w:r>
        <w:rPr>
          <w:rStyle w:val="normaltextrun"/>
          <w:rFonts w:ascii="Times New Roman" w:hAnsi="Times New Roman" w:cs="Times New Roman"/>
        </w:rPr>
        <w:t>“</w:t>
      </w:r>
      <w:r>
        <w:rPr>
          <w:rStyle w:val="normaltextrun"/>
          <w:rFonts w:ascii="Times New Roman" w:hAnsi="Times New Roman" w:cs="Times New Roman"/>
        </w:rPr>
        <w:t>对某些孕妇有多次采血多次检测或一次采血多次检测</w:t>
      </w:r>
      <w:r>
        <w:rPr>
          <w:rStyle w:val="normaltextrun"/>
          <w:rFonts w:ascii="Times New Roman" w:hAnsi="Times New Roman" w:cs="Times New Roman"/>
        </w:rPr>
        <w:t>”</w:t>
      </w:r>
      <w:r>
        <w:rPr>
          <w:rStyle w:val="normaltextrun"/>
          <w:rFonts w:ascii="Times New Roman" w:hAnsi="Times New Roman" w:cs="Times New Roman"/>
        </w:rPr>
        <w:t>的情况。这就导致了模型的数据并非是完全独立的，它们在</w:t>
      </w:r>
      <w:r>
        <w:rPr>
          <w:rStyle w:val="normaltextrun"/>
          <w:rFonts w:ascii="Times New Roman" w:hAnsi="Times New Roman" w:cs="Times New Roman"/>
        </w:rPr>
        <w:t>“</w:t>
      </w:r>
      <w:r>
        <w:rPr>
          <w:rStyle w:val="normaltextrun"/>
          <w:rFonts w:ascii="Times New Roman" w:hAnsi="Times New Roman" w:cs="Times New Roman"/>
        </w:rPr>
        <w:t>孕妇个体</w:t>
      </w:r>
      <w:r>
        <w:rPr>
          <w:rStyle w:val="normaltextrun"/>
          <w:rFonts w:ascii="Times New Roman" w:hAnsi="Times New Roman" w:cs="Times New Roman"/>
        </w:rPr>
        <w:t>”</w:t>
      </w:r>
      <w:r>
        <w:rPr>
          <w:rStyle w:val="normaltextrun"/>
          <w:rFonts w:ascii="Times New Roman" w:hAnsi="Times New Roman" w:cs="Times New Roman"/>
        </w:rPr>
        <w:t>这一角度存在关联性。这违背了传统线性回归模型在数据集上的独立性假设的</w:t>
      </w:r>
      <w:r w:rsidR="00A0154E">
        <w:rPr>
          <w:rStyle w:val="normaltextrun"/>
          <w:rFonts w:ascii="Times New Roman" w:hAnsi="Times New Roman" w:cs="Times New Roman" w:hint="eastAsia"/>
        </w:rPr>
        <w:t>基本</w:t>
      </w:r>
      <w:r>
        <w:rPr>
          <w:rStyle w:val="normaltextrun"/>
          <w:rFonts w:ascii="Times New Roman" w:hAnsi="Times New Roman" w:cs="Times New Roman"/>
        </w:rPr>
        <w:t>要求。对此，我们首先考虑对同一个孕妇个体，通过选择最早或最晚时间，或者通过计算平均值来</w:t>
      </w:r>
      <w:proofErr w:type="gramStart"/>
      <w:r>
        <w:rPr>
          <w:rStyle w:val="normaltextrun"/>
          <w:rFonts w:ascii="Times New Roman" w:hAnsi="Times New Roman" w:cs="Times New Roman"/>
        </w:rPr>
        <w:t>实现仅</w:t>
      </w:r>
      <w:proofErr w:type="gramEnd"/>
      <w:r>
        <w:rPr>
          <w:rStyle w:val="normaltextrun"/>
          <w:rFonts w:ascii="Times New Roman" w:hAnsi="Times New Roman" w:cs="Times New Roman"/>
        </w:rPr>
        <w:t>保留一条有效数据。但是，这样的数据简化策略存在很明显的缺点。首先对于孕妇个体而言，</w:t>
      </w:r>
      <w:r>
        <w:rPr>
          <w:rStyle w:val="normaltextrun"/>
          <w:rFonts w:ascii="Times New Roman" w:hAnsi="Times New Roman" w:cs="Times New Roman"/>
        </w:rPr>
        <w:t>Y</w:t>
      </w:r>
      <w:r>
        <w:rPr>
          <w:rStyle w:val="normaltextrun"/>
          <w:rFonts w:ascii="Times New Roman" w:hAnsi="Times New Roman" w:cs="Times New Roman"/>
        </w:rPr>
        <w:t>染色体</w:t>
      </w:r>
      <w:proofErr w:type="gramStart"/>
      <w:r>
        <w:rPr>
          <w:rStyle w:val="normaltextrun"/>
          <w:rFonts w:ascii="Times New Roman" w:hAnsi="Times New Roman" w:cs="Times New Roman"/>
        </w:rPr>
        <w:t>浓度随孕周</w:t>
      </w:r>
      <w:proofErr w:type="gramEnd"/>
      <w:r>
        <w:rPr>
          <w:rStyle w:val="normaltextrun"/>
          <w:rFonts w:ascii="Times New Roman" w:hAnsi="Times New Roman" w:cs="Times New Roman"/>
        </w:rPr>
        <w:t>的变化本身就是很宝贵的原数据，将其简化为一条数据可能会使个体内部变化趋势的信息丢失。其次，这种处理方法大幅减少了数据量，极有可能会对模型的求解造成很大的影响。</w:t>
      </w:r>
    </w:p>
    <w:p w14:paraId="58D0BC24" w14:textId="77777777" w:rsidR="00EC5F28" w:rsidRDefault="00000000">
      <w:pPr>
        <w:pStyle w:val="paragraph"/>
        <w:spacing w:before="0" w:beforeAutospacing="0" w:after="0" w:afterAutospacing="0"/>
        <w:ind w:firstLineChars="200" w:firstLine="480"/>
        <w:jc w:val="both"/>
        <w:textAlignment w:val="baseline"/>
        <w:rPr>
          <w:rFonts w:ascii="Segoe UI" w:hAnsi="Segoe UI" w:cs="Segoe UI"/>
          <w:sz w:val="18"/>
          <w:szCs w:val="18"/>
        </w:rPr>
      </w:pPr>
      <w:r>
        <w:rPr>
          <w:rStyle w:val="normaltextrun"/>
          <w:rFonts w:ascii="Times New Roman" w:hAnsi="Times New Roman" w:cs="Times New Roman"/>
        </w:rPr>
        <w:lastRenderedPageBreak/>
        <w:t>基于上述</w:t>
      </w:r>
      <w:proofErr w:type="gramStart"/>
      <w:r>
        <w:rPr>
          <w:rStyle w:val="normaltextrun"/>
          <w:rFonts w:ascii="Times New Roman" w:hAnsi="Times New Roman" w:cs="Times New Roman"/>
        </w:rPr>
        <w:t>考量</w:t>
      </w:r>
      <w:proofErr w:type="gramEnd"/>
      <w:r>
        <w:rPr>
          <w:rStyle w:val="normaltextrun"/>
          <w:rFonts w:ascii="Times New Roman" w:hAnsi="Times New Roman" w:cs="Times New Roman"/>
        </w:rPr>
        <w:t>，我们最终选择了一种更为全面的统计模型</w:t>
      </w:r>
      <w:r>
        <w:rPr>
          <w:rStyle w:val="normaltextrun"/>
          <w:rFonts w:ascii="Times New Roman" w:hAnsi="Times New Roman" w:cs="Times New Roman"/>
        </w:rPr>
        <w:t>——</w:t>
      </w:r>
      <w:r>
        <w:rPr>
          <w:rStyle w:val="normaltextrun"/>
          <w:rFonts w:ascii="Times New Roman" w:hAnsi="Times New Roman" w:cs="Times New Roman"/>
        </w:rPr>
        <w:t>线性混合效应模型（</w:t>
      </w:r>
      <w:r>
        <w:rPr>
          <w:rStyle w:val="normaltextrun"/>
          <w:rFonts w:ascii="Times New Roman" w:hAnsi="Times New Roman" w:cs="Times New Roman"/>
        </w:rPr>
        <w:t>Linear Mixed-Effects Model, LMM</w:t>
      </w:r>
      <w:r>
        <w:rPr>
          <w:rStyle w:val="normaltextrun"/>
          <w:rFonts w:ascii="Times New Roman" w:hAnsi="Times New Roman" w:cs="Times New Roman"/>
        </w:rPr>
        <w:t>）来充分利用数据集中的纵向信息和重复测量数据。该模型通过引入随机效应来明确孕妇个体之间的差异性，同时利用固定效应来估计</w:t>
      </w:r>
      <w:r>
        <w:rPr>
          <w:rStyle w:val="normaltextrun"/>
          <w:rFonts w:ascii="Times New Roman" w:hAnsi="Times New Roman" w:cs="Times New Roman"/>
        </w:rPr>
        <w:t>BMI</w:t>
      </w:r>
      <w:r>
        <w:rPr>
          <w:rStyle w:val="normaltextrun"/>
          <w:rFonts w:ascii="Times New Roman" w:hAnsi="Times New Roman" w:cs="Times New Roman"/>
        </w:rPr>
        <w:t>、孕周数、年龄等变量对全体样本的影响。通过这个模型，我们</w:t>
      </w:r>
      <w:r>
        <w:rPr>
          <w:rStyle w:val="normaltextrun"/>
          <w:rFonts w:ascii="Times New Roman" w:hAnsi="Times New Roman" w:cs="Times New Roman" w:hint="eastAsia"/>
        </w:rPr>
        <w:t>可以</w:t>
      </w:r>
      <w:r>
        <w:rPr>
          <w:rStyle w:val="normaltextrun"/>
          <w:rFonts w:ascii="Times New Roman" w:hAnsi="Times New Roman" w:cs="Times New Roman"/>
        </w:rPr>
        <w:t>有效的解决数据的非独立性问题。</w:t>
      </w:r>
    </w:p>
    <w:p w14:paraId="5ACE8E5D" w14:textId="77FC5C12" w:rsidR="00EC5F28" w:rsidRDefault="00000000">
      <w:pPr>
        <w:pStyle w:val="3"/>
        <w:numPr>
          <w:ilvl w:val="0"/>
          <w:numId w:val="0"/>
        </w:numPr>
        <w:spacing w:before="156"/>
      </w:pPr>
      <w:r>
        <w:rPr>
          <w:rFonts w:hint="eastAsia"/>
        </w:rPr>
        <w:t>6</w:t>
      </w:r>
      <w:r>
        <w:t>.2.2</w:t>
      </w:r>
      <w:r w:rsidR="00F34077">
        <w:rPr>
          <w:rFonts w:hint="eastAsia"/>
        </w:rPr>
        <w:t xml:space="preserve"> LMM</w:t>
      </w:r>
      <w:r>
        <w:rPr>
          <w:rFonts w:hint="eastAsia"/>
        </w:rPr>
        <w:t>的构建</w:t>
      </w:r>
    </w:p>
    <w:p w14:paraId="41386518" w14:textId="77777777" w:rsidR="00EC5F28" w:rsidRDefault="00000000">
      <w:pPr>
        <w:pStyle w:val="ae"/>
        <w:ind w:firstLine="480"/>
      </w:pPr>
      <w:r>
        <w:rPr>
          <w:rStyle w:val="normaltextrun"/>
          <w:rFonts w:cs="Times New Roman"/>
          <w:color w:val="000000"/>
        </w:rPr>
        <w:t>我们将</w:t>
      </w:r>
      <w:r>
        <w:rPr>
          <w:rStyle w:val="normaltextrun"/>
          <w:rFonts w:cs="Times New Roman"/>
          <w:color w:val="000000"/>
        </w:rPr>
        <w:t>Y</w:t>
      </w:r>
      <w:r>
        <w:rPr>
          <w:rStyle w:val="normaltextrun"/>
          <w:rFonts w:cs="Times New Roman"/>
          <w:color w:val="000000"/>
        </w:rPr>
        <w:t>染色体浓度设置为模型的因变量，将纳入</w:t>
      </w:r>
      <w:proofErr w:type="gramStart"/>
      <w:r>
        <w:rPr>
          <w:rStyle w:val="normaltextrun"/>
          <w:rFonts w:cs="Times New Roman"/>
          <w:color w:val="000000"/>
        </w:rPr>
        <w:t>考量</w:t>
      </w:r>
      <w:proofErr w:type="gramEnd"/>
      <w:r>
        <w:rPr>
          <w:rStyle w:val="normaltextrun"/>
          <w:rFonts w:cs="Times New Roman"/>
          <w:color w:val="000000"/>
        </w:rPr>
        <w:t>范围的孕妇</w:t>
      </w:r>
      <w:r>
        <w:rPr>
          <w:rStyle w:val="normaltextrun"/>
          <w:rFonts w:cs="Times New Roman"/>
          <w:color w:val="000000"/>
        </w:rPr>
        <w:t>BMI</w:t>
      </w:r>
      <w:r>
        <w:rPr>
          <w:rStyle w:val="normaltextrun"/>
          <w:rFonts w:cs="Times New Roman"/>
          <w:color w:val="000000"/>
        </w:rPr>
        <w:t>、孕周数、年龄作为固定效应。考虑到孕妇之间的个体差异，我们将孕妇代码作为分组变量，引入随机效应，建立了一个随机截距线性混合效应模型。其数学表达式如下</w:t>
      </w:r>
      <w:r>
        <w:rPr>
          <w:rStyle w:val="normaltextrun"/>
          <w:rFonts w:cs="Times New Roman" w:hint="eastAsia"/>
          <w:color w:val="000000"/>
        </w:rP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55"/>
      </w:tblGrid>
      <w:tr w:rsidR="00EC5F28" w14:paraId="689EF886" w14:textId="77777777">
        <w:tc>
          <w:tcPr>
            <w:tcW w:w="8505" w:type="dxa"/>
            <w:vAlign w:val="center"/>
          </w:tcPr>
          <w:p w14:paraId="2B8B255C" w14:textId="77777777" w:rsidR="00EC5F28" w:rsidRDefault="00000000">
            <w:pPr>
              <w:pStyle w:val="AMDisplayEquation"/>
              <w:tabs>
                <w:tab w:val="clear" w:pos="4540"/>
                <w:tab w:val="clear" w:pos="9080"/>
                <w:tab w:val="center" w:pos="4140"/>
                <w:tab w:val="right" w:pos="8280"/>
              </w:tabs>
              <w:ind w:firstLineChars="0" w:firstLine="0"/>
            </w:pPr>
            <w:r>
              <w:tab/>
            </w:r>
            <w:r>
              <w:rPr>
                <w:position w:val="-12"/>
              </w:rPr>
              <w:object w:dxaOrig="4570" w:dyaOrig="375" w14:anchorId="4F9BF4D8">
                <v:shape id="_x0000_i1085" type="#_x0000_t75" style="width:228.5pt;height:18.55pt" o:ole="">
                  <v:imagedata r:id="rId112" o:title=""/>
                </v:shape>
                <o:OLEObject Type="Embed" ProgID="Equation.AxMath" ShapeID="_x0000_i1085" DrawAspect="Content" ObjectID="_1818765887" r:id="rId113"/>
              </w:object>
            </w:r>
          </w:p>
        </w:tc>
        <w:tc>
          <w:tcPr>
            <w:tcW w:w="555" w:type="dxa"/>
            <w:vAlign w:val="center"/>
          </w:tcPr>
          <w:p w14:paraId="1424F385" w14:textId="77777777" w:rsidR="00EC5F28" w:rsidRDefault="00000000">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35B12A43" w14:textId="77777777" w:rsidR="00EC5F28" w:rsidRDefault="00000000">
      <w:pPr>
        <w:ind w:firstLine="480"/>
        <w:rPr>
          <w:color w:val="000000" w:themeColor="text1"/>
        </w:rPr>
      </w:pPr>
      <w:r>
        <w:rPr>
          <w:rFonts w:hint="eastAsia"/>
          <w:color w:val="000000" w:themeColor="text1"/>
        </w:rPr>
        <w:t>其中：</w:t>
      </w:r>
      <w:r>
        <w:rPr>
          <w:color w:val="000000" w:themeColor="text1"/>
          <w:position w:val="-12"/>
        </w:rPr>
        <w:object w:dxaOrig="375" w:dyaOrig="375" w14:anchorId="2D0CEA2C">
          <v:shape id="_x0000_i1086" type="#_x0000_t75" style="width:18.55pt;height:18.55pt" o:ole="">
            <v:imagedata r:id="rId10" o:title=""/>
          </v:shape>
          <o:OLEObject Type="Embed" ProgID="Equation.AxMath" ShapeID="_x0000_i1086" DrawAspect="Content" ObjectID="_1818765888" r:id="rId114"/>
        </w:object>
      </w:r>
      <w:r>
        <w:rPr>
          <w:rFonts w:hint="eastAsia"/>
          <w:color w:val="000000" w:themeColor="text1"/>
        </w:rPr>
        <w:t>表示第</w:t>
      </w:r>
      <w:r>
        <w:rPr>
          <w:color w:val="000000" w:themeColor="text1"/>
          <w:position w:val="-12"/>
        </w:rPr>
        <w:object w:dxaOrig="125" w:dyaOrig="350" w14:anchorId="63805C72">
          <v:shape id="_x0000_i1087" type="#_x0000_t75" style="width:5.7pt;height:17.45pt" o:ole="">
            <v:imagedata r:id="rId12" o:title=""/>
          </v:shape>
          <o:OLEObject Type="Embed" ProgID="Equation.AxMath" ShapeID="_x0000_i1087" DrawAspect="Content" ObjectID="_1818765889" r:id="rId115"/>
        </w:object>
      </w:r>
      <w:r>
        <w:rPr>
          <w:rFonts w:hint="eastAsia"/>
          <w:color w:val="000000" w:themeColor="text1"/>
        </w:rPr>
        <w:t>名</w:t>
      </w:r>
      <w:proofErr w:type="gramStart"/>
      <w:r>
        <w:rPr>
          <w:rFonts w:hint="eastAsia"/>
          <w:color w:val="000000" w:themeColor="text1"/>
        </w:rPr>
        <w:t>孕妇第</w:t>
      </w:r>
      <w:proofErr w:type="gramEnd"/>
      <w:r>
        <w:rPr>
          <w:color w:val="000000" w:themeColor="text1"/>
          <w:position w:val="-12"/>
        </w:rPr>
        <w:object w:dxaOrig="175" w:dyaOrig="350" w14:anchorId="4E675FAC">
          <v:shape id="_x0000_i1088" type="#_x0000_t75" style="width:8.2pt;height:17.45pt" o:ole="">
            <v:imagedata r:id="rId14" o:title=""/>
          </v:shape>
          <o:OLEObject Type="Embed" ProgID="Equation.AxMath" ShapeID="_x0000_i1088" DrawAspect="Content" ObjectID="_1818765890" r:id="rId116"/>
        </w:object>
      </w:r>
      <w:r>
        <w:rPr>
          <w:rFonts w:hint="eastAsia"/>
          <w:color w:val="000000" w:themeColor="text1"/>
        </w:rPr>
        <w:t>次检测时的</w:t>
      </w:r>
      <w:r>
        <w:rPr>
          <w:rFonts w:hint="eastAsia"/>
          <w:color w:val="000000" w:themeColor="text1"/>
        </w:rPr>
        <w:t>Y</w:t>
      </w:r>
      <w:r>
        <w:rPr>
          <w:rFonts w:hint="eastAsia"/>
          <w:color w:val="000000" w:themeColor="text1"/>
        </w:rPr>
        <w:t>染色体浓度，</w:t>
      </w:r>
      <w:r>
        <w:rPr>
          <w:color w:val="000000" w:themeColor="text1"/>
          <w:position w:val="-12"/>
        </w:rPr>
        <w:object w:dxaOrig="300" w:dyaOrig="375" w14:anchorId="6ECE36A7">
          <v:shape id="_x0000_i1089" type="#_x0000_t75" style="width:14.95pt;height:18.55pt" o:ole="">
            <v:imagedata r:id="rId16" o:title=""/>
          </v:shape>
          <o:OLEObject Type="Embed" ProgID="Equation.AxMath" ShapeID="_x0000_i1089" DrawAspect="Content" ObjectID="_1818765891" r:id="rId117"/>
        </w:object>
      </w:r>
      <w:r>
        <w:rPr>
          <w:rFonts w:hint="eastAsia"/>
          <w:color w:val="000000" w:themeColor="text1"/>
        </w:rPr>
        <w:t>表示总体固定截距，</w:t>
      </w:r>
      <w:r>
        <w:rPr>
          <w:color w:val="000000" w:themeColor="text1"/>
          <w:position w:val="-12"/>
        </w:rPr>
        <w:object w:dxaOrig="200" w:dyaOrig="375" w14:anchorId="78139774">
          <v:shape id="_x0000_i1090" type="#_x0000_t75" style="width:10pt;height:18.55pt" o:ole="">
            <v:imagedata r:id="rId36" o:title=""/>
          </v:shape>
          <o:OLEObject Type="Embed" ProgID="Equation.AxMath" ShapeID="_x0000_i1090" DrawAspect="Content" ObjectID="_1818765892" r:id="rId118"/>
        </w:object>
      </w:r>
      <w:r>
        <w:rPr>
          <w:rFonts w:hint="eastAsia"/>
          <w:color w:val="000000" w:themeColor="text1"/>
        </w:rPr>
        <w:t>表示第</w:t>
      </w:r>
      <w:r>
        <w:rPr>
          <w:color w:val="000000" w:themeColor="text1"/>
          <w:position w:val="-12"/>
        </w:rPr>
        <w:object w:dxaOrig="125" w:dyaOrig="350" w14:anchorId="22A647D6">
          <v:shape id="_x0000_i1091" type="#_x0000_t75" style="width:5.7pt;height:17.45pt" o:ole="">
            <v:imagedata r:id="rId12" o:title=""/>
          </v:shape>
          <o:OLEObject Type="Embed" ProgID="Equation.AxMath" ShapeID="_x0000_i1091" DrawAspect="Content" ObjectID="_1818765893" r:id="rId119"/>
        </w:object>
      </w:r>
      <w:r>
        <w:rPr>
          <w:rFonts w:hint="eastAsia"/>
          <w:color w:val="000000" w:themeColor="text1"/>
        </w:rPr>
        <w:t>名孕妇的随机截距，</w:t>
      </w:r>
      <w:r>
        <w:rPr>
          <w:color w:val="000000" w:themeColor="text1"/>
          <w:position w:val="-12"/>
        </w:rPr>
        <w:object w:dxaOrig="275" w:dyaOrig="375" w14:anchorId="601E989C">
          <v:shape id="_x0000_i1092" type="#_x0000_t75" style="width:13.55pt;height:18.55pt" o:ole="">
            <v:imagedata r:id="rId18" o:title=""/>
          </v:shape>
          <o:OLEObject Type="Embed" ProgID="Equation.AxMath" ShapeID="_x0000_i1092" DrawAspect="Content" ObjectID="_1818765894" r:id="rId120"/>
        </w:object>
      </w:r>
      <w:r>
        <w:rPr>
          <w:rFonts w:hint="eastAsia"/>
          <w:color w:val="000000" w:themeColor="text1"/>
        </w:rPr>
        <w:t>、</w:t>
      </w:r>
      <w:r>
        <w:rPr>
          <w:color w:val="000000" w:themeColor="text1"/>
          <w:position w:val="-12"/>
        </w:rPr>
        <w:object w:dxaOrig="300" w:dyaOrig="375" w14:anchorId="10D17789">
          <v:shape id="_x0000_i1093" type="#_x0000_t75" style="width:14.95pt;height:18.55pt" o:ole="">
            <v:imagedata r:id="rId20" o:title=""/>
          </v:shape>
          <o:OLEObject Type="Embed" ProgID="Equation.AxMath" ShapeID="_x0000_i1093" DrawAspect="Content" ObjectID="_1818765895" r:id="rId121"/>
        </w:object>
      </w:r>
      <w:r>
        <w:rPr>
          <w:rFonts w:hint="eastAsia"/>
          <w:color w:val="000000" w:themeColor="text1"/>
        </w:rPr>
        <w:t>、</w:t>
      </w:r>
      <w:r>
        <w:rPr>
          <w:color w:val="000000" w:themeColor="text1"/>
          <w:position w:val="-12"/>
        </w:rPr>
        <w:object w:dxaOrig="300" w:dyaOrig="375" w14:anchorId="4EE37499">
          <v:shape id="_x0000_i1094" type="#_x0000_t75" style="width:14.95pt;height:18.55pt" o:ole="">
            <v:imagedata r:id="rId22" o:title=""/>
          </v:shape>
          <o:OLEObject Type="Embed" ProgID="Equation.AxMath" ShapeID="_x0000_i1094" DrawAspect="Content" ObjectID="_1818765896" r:id="rId122"/>
        </w:object>
      </w:r>
      <w:r>
        <w:rPr>
          <w:rFonts w:hint="eastAsia"/>
          <w:color w:val="000000" w:themeColor="text1"/>
        </w:rPr>
        <w:t>分别表示第</w:t>
      </w:r>
      <w:r>
        <w:rPr>
          <w:color w:val="000000" w:themeColor="text1"/>
          <w:position w:val="-12"/>
        </w:rPr>
        <w:object w:dxaOrig="125" w:dyaOrig="350" w14:anchorId="06FCE368">
          <v:shape id="_x0000_i1095" type="#_x0000_t75" style="width:5.7pt;height:17.45pt" o:ole="">
            <v:imagedata r:id="rId12" o:title=""/>
          </v:shape>
          <o:OLEObject Type="Embed" ProgID="Equation.AxMath" ShapeID="_x0000_i1095" DrawAspect="Content" ObjectID="_1818765897" r:id="rId123"/>
        </w:object>
      </w:r>
      <w:r>
        <w:rPr>
          <w:rFonts w:hint="eastAsia"/>
          <w:color w:val="000000" w:themeColor="text1"/>
        </w:rPr>
        <w:t>名</w:t>
      </w:r>
      <w:proofErr w:type="gramStart"/>
      <w:r>
        <w:rPr>
          <w:rFonts w:hint="eastAsia"/>
          <w:color w:val="000000" w:themeColor="text1"/>
        </w:rPr>
        <w:t>孕妇第</w:t>
      </w:r>
      <w:proofErr w:type="gramEnd"/>
      <w:r>
        <w:rPr>
          <w:color w:val="000000" w:themeColor="text1"/>
          <w:position w:val="-12"/>
        </w:rPr>
        <w:object w:dxaOrig="175" w:dyaOrig="350" w14:anchorId="2EACCDBF">
          <v:shape id="_x0000_i1096" type="#_x0000_t75" style="width:8.2pt;height:17.45pt" o:ole="">
            <v:imagedata r:id="rId14" o:title=""/>
          </v:shape>
          <o:OLEObject Type="Embed" ProgID="Equation.AxMath" ShapeID="_x0000_i1096" DrawAspect="Content" ObjectID="_1818765898" r:id="rId124"/>
        </w:object>
      </w:r>
      <w:r>
        <w:rPr>
          <w:rFonts w:hint="eastAsia"/>
          <w:color w:val="000000" w:themeColor="text1"/>
        </w:rPr>
        <w:t>次检测时的</w:t>
      </w:r>
      <w:r>
        <w:rPr>
          <w:rFonts w:hint="eastAsia"/>
          <w:color w:val="000000" w:themeColor="text1"/>
        </w:rPr>
        <w:t>B</w:t>
      </w:r>
      <w:r>
        <w:rPr>
          <w:color w:val="000000" w:themeColor="text1"/>
        </w:rPr>
        <w:t>MI</w:t>
      </w:r>
      <w:r>
        <w:rPr>
          <w:rFonts w:hint="eastAsia"/>
          <w:color w:val="000000" w:themeColor="text1"/>
        </w:rPr>
        <w:t>、年龄、孕周对</w:t>
      </w:r>
      <w:r>
        <w:rPr>
          <w:rFonts w:hint="eastAsia"/>
          <w:color w:val="000000" w:themeColor="text1"/>
        </w:rPr>
        <w:t>Y</w:t>
      </w:r>
      <w:r>
        <w:rPr>
          <w:rFonts w:hint="eastAsia"/>
          <w:color w:val="000000" w:themeColor="text1"/>
        </w:rPr>
        <w:t>染色体浓度的固定效应系数，</w:t>
      </w:r>
      <w:r>
        <w:rPr>
          <w:color w:val="000000" w:themeColor="text1"/>
          <w:position w:val="-12"/>
        </w:rPr>
        <w:object w:dxaOrig="350" w:dyaOrig="375" w14:anchorId="365DDE5F">
          <v:shape id="_x0000_i1097" type="#_x0000_t75" style="width:17.45pt;height:18.55pt" o:ole="">
            <v:imagedata r:id="rId32" o:title=""/>
          </v:shape>
          <o:OLEObject Type="Embed" ProgID="Equation.AxMath" ShapeID="_x0000_i1097" DrawAspect="Content" ObjectID="_1818765899" r:id="rId125"/>
        </w:object>
      </w:r>
      <w:r>
        <w:rPr>
          <w:rFonts w:hint="eastAsia"/>
          <w:color w:val="000000" w:themeColor="text1"/>
        </w:rPr>
        <w:t>表示第</w:t>
      </w:r>
      <w:r>
        <w:rPr>
          <w:color w:val="000000" w:themeColor="text1"/>
          <w:position w:val="-12"/>
        </w:rPr>
        <w:object w:dxaOrig="125" w:dyaOrig="350" w14:anchorId="4A28AF03">
          <v:shape id="_x0000_i1098" type="#_x0000_t75" style="width:5.7pt;height:17.45pt" o:ole="">
            <v:imagedata r:id="rId12" o:title=""/>
          </v:shape>
          <o:OLEObject Type="Embed" ProgID="Equation.AxMath" ShapeID="_x0000_i1098" DrawAspect="Content" ObjectID="_1818765900" r:id="rId126"/>
        </w:object>
      </w:r>
      <w:r>
        <w:rPr>
          <w:rFonts w:hint="eastAsia"/>
          <w:color w:val="000000" w:themeColor="text1"/>
        </w:rPr>
        <w:t>名</w:t>
      </w:r>
      <w:proofErr w:type="gramStart"/>
      <w:r>
        <w:rPr>
          <w:rFonts w:hint="eastAsia"/>
          <w:color w:val="000000" w:themeColor="text1"/>
        </w:rPr>
        <w:t>孕妇第</w:t>
      </w:r>
      <w:proofErr w:type="gramEnd"/>
      <w:r>
        <w:rPr>
          <w:color w:val="000000" w:themeColor="text1"/>
          <w:position w:val="-12"/>
        </w:rPr>
        <w:object w:dxaOrig="175" w:dyaOrig="350" w14:anchorId="15CEF164">
          <v:shape id="_x0000_i1099" type="#_x0000_t75" style="width:8.2pt;height:17.45pt" o:ole="">
            <v:imagedata r:id="rId14" o:title=""/>
          </v:shape>
          <o:OLEObject Type="Embed" ProgID="Equation.AxMath" ShapeID="_x0000_i1099" DrawAspect="Content" ObjectID="_1818765901" r:id="rId127"/>
        </w:object>
      </w:r>
      <w:r>
        <w:rPr>
          <w:rFonts w:hint="eastAsia"/>
          <w:color w:val="000000" w:themeColor="text1"/>
        </w:rPr>
        <w:t>次检测时的</w:t>
      </w:r>
      <w:r>
        <w:rPr>
          <w:rFonts w:hint="eastAsia"/>
          <w:color w:val="000000" w:themeColor="text1"/>
        </w:rPr>
        <w:t>B</w:t>
      </w:r>
      <w:r>
        <w:rPr>
          <w:color w:val="000000" w:themeColor="text1"/>
        </w:rPr>
        <w:t>MI</w:t>
      </w:r>
      <w:r>
        <w:rPr>
          <w:rFonts w:hint="eastAsia"/>
          <w:color w:val="000000" w:themeColor="text1"/>
        </w:rPr>
        <w:t>值，</w:t>
      </w:r>
      <w:r>
        <w:rPr>
          <w:color w:val="000000" w:themeColor="text1"/>
          <w:position w:val="-12"/>
        </w:rPr>
        <w:object w:dxaOrig="316" w:dyaOrig="375" w14:anchorId="3F0F4100">
          <v:shape id="_x0000_i1100" type="#_x0000_t75" style="width:16.05pt;height:18.55pt" o:ole="">
            <v:imagedata r:id="rId28" o:title=""/>
          </v:shape>
          <o:OLEObject Type="Embed" ProgID="Equation.AxMath" ShapeID="_x0000_i1100" DrawAspect="Content" ObjectID="_1818765902" r:id="rId128"/>
        </w:object>
      </w:r>
      <w:r>
        <w:rPr>
          <w:rFonts w:hint="eastAsia"/>
          <w:color w:val="000000" w:themeColor="text1"/>
        </w:rPr>
        <w:t>表示第</w:t>
      </w:r>
      <w:r>
        <w:rPr>
          <w:color w:val="000000" w:themeColor="text1"/>
          <w:position w:val="-12"/>
        </w:rPr>
        <w:object w:dxaOrig="125" w:dyaOrig="350" w14:anchorId="473D7544">
          <v:shape id="_x0000_i1101" type="#_x0000_t75" style="width:5.7pt;height:17.45pt" o:ole="">
            <v:imagedata r:id="rId12" o:title=""/>
          </v:shape>
          <o:OLEObject Type="Embed" ProgID="Equation.AxMath" ShapeID="_x0000_i1101" DrawAspect="Content" ObjectID="_1818765903" r:id="rId129"/>
        </w:object>
      </w:r>
      <w:r>
        <w:rPr>
          <w:rFonts w:hint="eastAsia"/>
          <w:color w:val="000000" w:themeColor="text1"/>
        </w:rPr>
        <w:t>名</w:t>
      </w:r>
      <w:proofErr w:type="gramStart"/>
      <w:r>
        <w:rPr>
          <w:rFonts w:hint="eastAsia"/>
          <w:color w:val="000000" w:themeColor="text1"/>
        </w:rPr>
        <w:t>孕妇第</w:t>
      </w:r>
      <w:proofErr w:type="gramEnd"/>
      <w:r>
        <w:rPr>
          <w:color w:val="000000" w:themeColor="text1"/>
          <w:position w:val="-12"/>
        </w:rPr>
        <w:object w:dxaOrig="175" w:dyaOrig="350" w14:anchorId="1BC88A7F">
          <v:shape id="_x0000_i1102" type="#_x0000_t75" style="width:8.2pt;height:17.45pt" o:ole="">
            <v:imagedata r:id="rId14" o:title=""/>
          </v:shape>
          <o:OLEObject Type="Embed" ProgID="Equation.AxMath" ShapeID="_x0000_i1102" DrawAspect="Content" ObjectID="_1818765904" r:id="rId130"/>
        </w:object>
      </w:r>
      <w:r>
        <w:rPr>
          <w:rFonts w:hint="eastAsia"/>
          <w:color w:val="000000" w:themeColor="text1"/>
        </w:rPr>
        <w:t>次检测时的年龄，</w:t>
      </w:r>
      <w:r>
        <w:rPr>
          <w:color w:val="000000" w:themeColor="text1"/>
          <w:position w:val="-12"/>
        </w:rPr>
        <w:object w:dxaOrig="375" w:dyaOrig="375" w14:anchorId="7775E6FA">
          <v:shape id="_x0000_i1103" type="#_x0000_t75" style="width:18.55pt;height:18.55pt" o:ole="">
            <v:imagedata r:id="rId24" o:title=""/>
          </v:shape>
          <o:OLEObject Type="Embed" ProgID="Equation.AxMath" ShapeID="_x0000_i1103" DrawAspect="Content" ObjectID="_1818765905" r:id="rId131"/>
        </w:object>
      </w:r>
      <w:r>
        <w:rPr>
          <w:rFonts w:hint="eastAsia"/>
          <w:color w:val="000000" w:themeColor="text1"/>
        </w:rPr>
        <w:t>表示第</w:t>
      </w:r>
      <w:r>
        <w:rPr>
          <w:color w:val="000000" w:themeColor="text1"/>
          <w:position w:val="-12"/>
        </w:rPr>
        <w:object w:dxaOrig="125" w:dyaOrig="350" w14:anchorId="012AF18C">
          <v:shape id="_x0000_i1104" type="#_x0000_t75" style="width:5.7pt;height:17.45pt" o:ole="">
            <v:imagedata r:id="rId12" o:title=""/>
          </v:shape>
          <o:OLEObject Type="Embed" ProgID="Equation.AxMath" ShapeID="_x0000_i1104" DrawAspect="Content" ObjectID="_1818765906" r:id="rId132"/>
        </w:object>
      </w:r>
      <w:r>
        <w:rPr>
          <w:rFonts w:hint="eastAsia"/>
          <w:color w:val="000000" w:themeColor="text1"/>
        </w:rPr>
        <w:t>名</w:t>
      </w:r>
      <w:proofErr w:type="gramStart"/>
      <w:r>
        <w:rPr>
          <w:rFonts w:hint="eastAsia"/>
          <w:color w:val="000000" w:themeColor="text1"/>
        </w:rPr>
        <w:t>孕妇第</w:t>
      </w:r>
      <w:proofErr w:type="gramEnd"/>
      <w:r>
        <w:rPr>
          <w:color w:val="000000" w:themeColor="text1"/>
          <w:position w:val="-12"/>
        </w:rPr>
        <w:object w:dxaOrig="175" w:dyaOrig="350" w14:anchorId="67812A8D">
          <v:shape id="_x0000_i1105" type="#_x0000_t75" style="width:8.2pt;height:17.45pt" o:ole="">
            <v:imagedata r:id="rId14" o:title=""/>
          </v:shape>
          <o:OLEObject Type="Embed" ProgID="Equation.AxMath" ShapeID="_x0000_i1105" DrawAspect="Content" ObjectID="_1818765907" r:id="rId133"/>
        </w:object>
      </w:r>
      <w:r>
        <w:rPr>
          <w:rFonts w:hint="eastAsia"/>
          <w:color w:val="000000" w:themeColor="text1"/>
        </w:rPr>
        <w:t>次检测时的孕周，</w:t>
      </w:r>
      <w:r>
        <w:rPr>
          <w:color w:val="000000" w:themeColor="text1"/>
          <w:position w:val="-12"/>
        </w:rPr>
        <w:object w:dxaOrig="275" w:dyaOrig="375" w14:anchorId="614A40E2">
          <v:shape id="_x0000_i1106" type="#_x0000_t75" style="width:13.55pt;height:18.55pt" o:ole="">
            <v:imagedata r:id="rId134" o:title=""/>
          </v:shape>
          <o:OLEObject Type="Embed" ProgID="Equation.AxMath" ShapeID="_x0000_i1106" DrawAspect="Content" ObjectID="_1818765908" r:id="rId135"/>
        </w:object>
      </w:r>
      <w:r>
        <w:rPr>
          <w:rFonts w:hint="eastAsia"/>
          <w:color w:val="000000" w:themeColor="text1"/>
        </w:rPr>
        <w:t>表示随机误差项。</w:t>
      </w:r>
    </w:p>
    <w:p w14:paraId="68AF104C" w14:textId="0E5F823A" w:rsidR="00EC5F28" w:rsidRDefault="00F34077">
      <w:pPr>
        <w:pStyle w:val="2"/>
        <w:spacing w:before="156" w:after="156"/>
      </w:pPr>
      <w:r>
        <w:rPr>
          <w:rFonts w:hint="eastAsia"/>
        </w:rPr>
        <w:t>LMM</w:t>
      </w:r>
      <w:r>
        <w:rPr>
          <w:rFonts w:hint="eastAsia"/>
        </w:rPr>
        <w:t>的求解与检验</w:t>
      </w:r>
    </w:p>
    <w:p w14:paraId="1F112A26" w14:textId="77777777" w:rsidR="00EC5F28" w:rsidRDefault="00000000">
      <w:pPr>
        <w:pStyle w:val="3"/>
        <w:numPr>
          <w:ilvl w:val="0"/>
          <w:numId w:val="0"/>
        </w:numPr>
        <w:spacing w:before="156"/>
      </w:pPr>
      <w:r>
        <w:rPr>
          <w:rFonts w:hint="eastAsia"/>
        </w:rPr>
        <w:t>6</w:t>
      </w:r>
      <w:r>
        <w:t>.3.1</w:t>
      </w:r>
      <w:r>
        <w:t>线性混合方程</w:t>
      </w:r>
    </w:p>
    <w:p w14:paraId="708AB4EA" w14:textId="77777777" w:rsidR="00EC5F28" w:rsidRDefault="00000000">
      <w:pPr>
        <w:pStyle w:val="paragraph"/>
        <w:spacing w:before="0" w:beforeAutospacing="0" w:after="0" w:afterAutospacing="0"/>
        <w:ind w:firstLine="360"/>
        <w:textAlignment w:val="baseline"/>
        <w:rPr>
          <w:rFonts w:ascii="Segoe UI" w:hAnsi="Segoe UI" w:cs="Segoe UI"/>
          <w:sz w:val="18"/>
          <w:szCs w:val="18"/>
        </w:rPr>
      </w:pPr>
      <w:r>
        <w:rPr>
          <w:rStyle w:val="normaltextrun"/>
          <w:rFonts w:ascii="Times New Roman" w:hAnsi="Times New Roman" w:cs="Times New Roman"/>
        </w:rPr>
        <w:t>通过</w:t>
      </w:r>
      <w:r>
        <w:rPr>
          <w:rStyle w:val="normaltextrun"/>
          <w:rFonts w:ascii="Times New Roman" w:hAnsi="Times New Roman" w:cs="Times New Roman"/>
        </w:rPr>
        <w:t>Python</w:t>
      </w:r>
      <w:r>
        <w:rPr>
          <w:rStyle w:val="normaltextrun"/>
          <w:rFonts w:ascii="Times New Roman" w:hAnsi="Times New Roman" w:cs="Times New Roman"/>
        </w:rPr>
        <w:t>中的</w:t>
      </w:r>
      <w:proofErr w:type="spellStart"/>
      <w:r>
        <w:rPr>
          <w:rStyle w:val="normaltextrun"/>
          <w:rFonts w:ascii="Times New Roman" w:hAnsi="Times New Roman" w:cs="Times New Roman"/>
        </w:rPr>
        <w:t>statsmodel</w:t>
      </w:r>
      <w:r>
        <w:rPr>
          <w:rStyle w:val="normaltextrun"/>
          <w:rFonts w:ascii="Times New Roman" w:hAnsi="Times New Roman" w:cs="Times New Roman" w:hint="eastAsia"/>
        </w:rPr>
        <w:t>s</w:t>
      </w:r>
      <w:proofErr w:type="spellEnd"/>
      <w:proofErr w:type="gramStart"/>
      <w:r>
        <w:rPr>
          <w:rStyle w:val="normaltextrun"/>
          <w:rFonts w:ascii="Times New Roman" w:hAnsi="Times New Roman" w:cs="Times New Roman"/>
        </w:rPr>
        <w:t>库对模型</w:t>
      </w:r>
      <w:proofErr w:type="gramEnd"/>
      <w:r>
        <w:rPr>
          <w:rStyle w:val="normaltextrun"/>
          <w:rFonts w:ascii="Times New Roman" w:hAnsi="Times New Roman" w:cs="Times New Roman"/>
        </w:rPr>
        <w:t>进行拟合和求解，得到线性混合方程如下：</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55"/>
      </w:tblGrid>
      <w:tr w:rsidR="00EC5F28" w14:paraId="742BC4E8" w14:textId="77777777">
        <w:tc>
          <w:tcPr>
            <w:tcW w:w="8505" w:type="dxa"/>
            <w:vAlign w:val="center"/>
          </w:tcPr>
          <w:p w14:paraId="144B6F4B" w14:textId="0C53AC2A" w:rsidR="00EC5F28" w:rsidRDefault="00000000">
            <w:pPr>
              <w:pStyle w:val="AMDisplayEquation"/>
              <w:tabs>
                <w:tab w:val="clear" w:pos="4540"/>
                <w:tab w:val="clear" w:pos="9080"/>
                <w:tab w:val="center" w:pos="4140"/>
                <w:tab w:val="right" w:pos="8280"/>
              </w:tabs>
              <w:ind w:firstLineChars="0" w:firstLine="0"/>
            </w:pPr>
            <w:r>
              <w:tab/>
            </w:r>
            <w:r w:rsidR="00211AA4">
              <w:rPr>
                <w:position w:val="-12"/>
              </w:rPr>
              <w:object w:dxaOrig="6594" w:dyaOrig="374" w14:anchorId="78A8055A">
                <v:shape id="_x0000_i1107" type="#_x0000_t75" style="width:329.35pt;height:18.2pt" o:ole="">
                  <v:imagedata r:id="rId136" o:title=""/>
                </v:shape>
                <o:OLEObject Type="Embed" ProgID="Equation.AxMath" ShapeID="_x0000_i1107" DrawAspect="Content" ObjectID="_1818765909" r:id="rId137"/>
              </w:object>
            </w:r>
          </w:p>
        </w:tc>
        <w:tc>
          <w:tcPr>
            <w:tcW w:w="555" w:type="dxa"/>
            <w:vAlign w:val="center"/>
          </w:tcPr>
          <w:p w14:paraId="2CF95482" w14:textId="77777777" w:rsidR="00EC5F28" w:rsidRDefault="00000000">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4E2DF5A3" w14:textId="77777777" w:rsidR="00EC5F28" w:rsidRDefault="00000000">
      <w:pPr>
        <w:pStyle w:val="3"/>
        <w:numPr>
          <w:ilvl w:val="0"/>
          <w:numId w:val="0"/>
        </w:numPr>
        <w:spacing w:before="156"/>
      </w:pPr>
      <w:r>
        <w:rPr>
          <w:rFonts w:hint="eastAsia"/>
        </w:rPr>
        <w:t>6</w:t>
      </w:r>
      <w:r>
        <w:t>.3.2</w:t>
      </w:r>
      <w:r>
        <w:t>结果评估</w:t>
      </w:r>
    </w:p>
    <w:p w14:paraId="543543B5" w14:textId="77777777" w:rsidR="00EC5F28" w:rsidRDefault="00000000">
      <w:pPr>
        <w:ind w:firstLine="480"/>
      </w:pPr>
      <w:r>
        <w:rPr>
          <w:rFonts w:hint="eastAsia"/>
        </w:rPr>
        <w:t>对拟合的线性混合模型进行显著性检验，得到表</w:t>
      </w:r>
      <w:r>
        <w:rPr>
          <w:rFonts w:hint="eastAsia"/>
        </w:rPr>
        <w:t>1</w:t>
      </w:r>
      <w:r>
        <w:rPr>
          <w:rFonts w:hint="eastAsia"/>
        </w:rPr>
        <w:t>的统计结果</w:t>
      </w:r>
    </w:p>
    <w:p w14:paraId="1A735A43" w14:textId="77777777" w:rsidR="00EC5F28" w:rsidRDefault="00000000">
      <w:pPr>
        <w:spacing w:beforeLines="50" w:before="156"/>
        <w:ind w:firstLineChars="0" w:firstLine="0"/>
        <w:jc w:val="center"/>
        <w:rPr>
          <w:rFonts w:eastAsia="黑体" w:cs="Times New Roman"/>
          <w:sz w:val="21"/>
          <w:szCs w:val="21"/>
        </w:rPr>
      </w:pPr>
      <w:r>
        <w:rPr>
          <w:rFonts w:eastAsia="黑体" w:cs="Times New Roman" w:hint="eastAsia"/>
          <w:sz w:val="21"/>
          <w:szCs w:val="21"/>
        </w:rPr>
        <w:t>表</w:t>
      </w:r>
      <w:r>
        <w:rPr>
          <w:rFonts w:eastAsia="黑体" w:cs="Times New Roman" w:hint="eastAsia"/>
          <w:sz w:val="21"/>
          <w:szCs w:val="21"/>
        </w:rPr>
        <w:t>1</w:t>
      </w:r>
      <w:r>
        <w:rPr>
          <w:rFonts w:eastAsia="黑体" w:cs="Times New Roman"/>
          <w:sz w:val="21"/>
          <w:szCs w:val="21"/>
        </w:rPr>
        <w:t xml:space="preserve"> </w:t>
      </w:r>
      <w:r>
        <w:rPr>
          <w:rFonts w:eastAsia="黑体" w:cs="Times New Roman" w:hint="eastAsia"/>
          <w:sz w:val="21"/>
          <w:szCs w:val="21"/>
        </w:rPr>
        <w:t>线性混合模型的评估</w:t>
      </w:r>
    </w:p>
    <w:tbl>
      <w:tblPr>
        <w:tblStyle w:val="ad"/>
        <w:tblW w:w="7271" w:type="dxa"/>
        <w:jc w:val="center"/>
        <w:tblLook w:val="04A0" w:firstRow="1" w:lastRow="0" w:firstColumn="1" w:lastColumn="0" w:noHBand="0" w:noVBand="1"/>
      </w:tblPr>
      <w:tblGrid>
        <w:gridCol w:w="1368"/>
        <w:gridCol w:w="960"/>
        <w:gridCol w:w="1103"/>
        <w:gridCol w:w="960"/>
        <w:gridCol w:w="960"/>
        <w:gridCol w:w="960"/>
        <w:gridCol w:w="960"/>
      </w:tblGrid>
      <w:tr w:rsidR="00EC5F28" w14:paraId="10388004" w14:textId="77777777" w:rsidTr="00EC5F28">
        <w:trPr>
          <w:cnfStyle w:val="100000000000" w:firstRow="1" w:lastRow="0" w:firstColumn="0" w:lastColumn="0" w:oddVBand="0" w:evenVBand="0" w:oddHBand="0" w:evenHBand="0" w:firstRowFirstColumn="0" w:firstRowLastColumn="0" w:lastRowFirstColumn="0" w:lastRowLastColumn="0"/>
          <w:trHeight w:hRule="exact" w:val="510"/>
          <w:jc w:val="center"/>
        </w:trPr>
        <w:tc>
          <w:tcPr>
            <w:tcW w:w="1368" w:type="dxa"/>
            <w:noWrap/>
            <w:vAlign w:val="center"/>
          </w:tcPr>
          <w:p w14:paraId="565A7835" w14:textId="77777777" w:rsidR="00EC5F28" w:rsidRDefault="00EC5F28">
            <w:pPr>
              <w:widowControl/>
              <w:adjustRightInd/>
              <w:snapToGrid/>
              <w:ind w:firstLineChars="0" w:firstLine="0"/>
              <w:jc w:val="center"/>
              <w:rPr>
                <w:rFonts w:ascii="宋体" w:hAnsi="宋体" w:cs="Times New Roman" w:hint="eastAsia"/>
                <w:kern w:val="0"/>
                <w:sz w:val="20"/>
                <w:szCs w:val="20"/>
              </w:rPr>
            </w:pPr>
          </w:p>
        </w:tc>
        <w:tc>
          <w:tcPr>
            <w:tcW w:w="960" w:type="dxa"/>
            <w:noWrap/>
            <w:vAlign w:val="center"/>
          </w:tcPr>
          <w:p w14:paraId="67C2681C" w14:textId="77777777" w:rsidR="00EC5F28" w:rsidRDefault="00000000">
            <w:pPr>
              <w:widowControl/>
              <w:adjustRightInd/>
              <w:snapToGrid/>
              <w:ind w:firstLineChars="0" w:firstLine="0"/>
              <w:jc w:val="center"/>
              <w:rPr>
                <w:rFonts w:ascii="宋体" w:hAnsi="宋体" w:cs="宋体" w:hint="eastAsia"/>
                <w:b/>
                <w:bCs/>
                <w:kern w:val="0"/>
                <w:position w:val="8"/>
                <w:sz w:val="22"/>
                <w:szCs w:val="22"/>
              </w:rPr>
            </w:pPr>
            <w:r>
              <w:rPr>
                <w:rFonts w:ascii="宋体" w:hAnsi="宋体" w:cs="宋体"/>
                <w:b/>
                <w:bCs/>
                <w:kern w:val="0"/>
                <w:position w:val="8"/>
                <w:sz w:val="22"/>
                <w:szCs w:val="22"/>
              </w:rPr>
              <w:object w:dxaOrig="574" w:dyaOrig="316" w14:anchorId="60E23312">
                <v:shape id="_x0000_i1108" type="#_x0000_t75" style="width:28.5pt;height:16.05pt" o:ole="">
                  <v:imagedata r:id="rId138" o:title=""/>
                </v:shape>
                <o:OLEObject Type="Embed" ProgID="Equation.AxMath" ShapeID="_x0000_i1108" DrawAspect="Content" ObjectID="_1818765910" r:id="rId139"/>
              </w:object>
            </w:r>
          </w:p>
        </w:tc>
        <w:tc>
          <w:tcPr>
            <w:tcW w:w="1103" w:type="dxa"/>
            <w:noWrap/>
            <w:vAlign w:val="center"/>
          </w:tcPr>
          <w:p w14:paraId="2820F8BA" w14:textId="77777777" w:rsidR="00EC5F28" w:rsidRDefault="00000000">
            <w:pPr>
              <w:widowControl/>
              <w:adjustRightInd/>
              <w:snapToGrid/>
              <w:ind w:firstLineChars="0" w:firstLine="0"/>
              <w:jc w:val="center"/>
              <w:rPr>
                <w:rFonts w:ascii="宋体" w:hAnsi="宋体" w:cs="宋体" w:hint="eastAsia"/>
                <w:b/>
                <w:bCs/>
                <w:kern w:val="0"/>
                <w:position w:val="8"/>
                <w:sz w:val="22"/>
                <w:szCs w:val="22"/>
              </w:rPr>
            </w:pPr>
            <w:r>
              <w:rPr>
                <w:rFonts w:ascii="宋体" w:hAnsi="宋体" w:cs="宋体"/>
                <w:b/>
                <w:bCs/>
                <w:kern w:val="0"/>
                <w:position w:val="8"/>
                <w:sz w:val="22"/>
                <w:szCs w:val="22"/>
              </w:rPr>
              <w:object w:dxaOrig="866" w:dyaOrig="316" w14:anchorId="60CE3099">
                <v:shape id="_x0000_i1109" type="#_x0000_t75" style="width:43.5pt;height:16.05pt" o:ole="">
                  <v:imagedata r:id="rId140" o:title=""/>
                </v:shape>
                <o:OLEObject Type="Embed" ProgID="Equation.AxMath" ShapeID="_x0000_i1109" DrawAspect="Content" ObjectID="_1818765911" r:id="rId141"/>
              </w:object>
            </w:r>
          </w:p>
        </w:tc>
        <w:tc>
          <w:tcPr>
            <w:tcW w:w="960" w:type="dxa"/>
            <w:noWrap/>
            <w:vAlign w:val="center"/>
          </w:tcPr>
          <w:p w14:paraId="13F2C965" w14:textId="77777777" w:rsidR="00EC5F28" w:rsidRDefault="00000000">
            <w:pPr>
              <w:widowControl/>
              <w:adjustRightInd/>
              <w:snapToGrid/>
              <w:ind w:firstLineChars="0" w:firstLine="0"/>
              <w:jc w:val="center"/>
              <w:rPr>
                <w:rFonts w:ascii="宋体" w:hAnsi="宋体" w:cs="宋体" w:hint="eastAsia"/>
                <w:b/>
                <w:bCs/>
                <w:kern w:val="0"/>
                <w:position w:val="8"/>
                <w:sz w:val="22"/>
                <w:szCs w:val="22"/>
              </w:rPr>
            </w:pPr>
            <w:r>
              <w:rPr>
                <w:rFonts w:ascii="宋体" w:hAnsi="宋体" w:cs="宋体"/>
                <w:b/>
                <w:bCs/>
                <w:kern w:val="0"/>
                <w:position w:val="8"/>
                <w:sz w:val="22"/>
                <w:szCs w:val="22"/>
              </w:rPr>
              <w:object w:dxaOrig="150" w:dyaOrig="316" w14:anchorId="612B4F79">
                <v:shape id="_x0000_i1110" type="#_x0000_t75" style="width:7.5pt;height:16.05pt" o:ole="">
                  <v:imagedata r:id="rId142" o:title=""/>
                </v:shape>
                <o:OLEObject Type="Embed" ProgID="Equation.AxMath" ShapeID="_x0000_i1110" DrawAspect="Content" ObjectID="_1818765912" r:id="rId143"/>
              </w:object>
            </w:r>
          </w:p>
        </w:tc>
        <w:tc>
          <w:tcPr>
            <w:tcW w:w="960" w:type="dxa"/>
            <w:noWrap/>
            <w:vAlign w:val="center"/>
          </w:tcPr>
          <w:p w14:paraId="6424E8A7" w14:textId="77777777" w:rsidR="00EC5F28" w:rsidRDefault="00000000">
            <w:pPr>
              <w:widowControl/>
              <w:adjustRightInd/>
              <w:snapToGrid/>
              <w:ind w:firstLineChars="0" w:firstLine="0"/>
              <w:jc w:val="center"/>
              <w:rPr>
                <w:rFonts w:ascii="宋体" w:hAnsi="宋体" w:cs="宋体" w:hint="eastAsia"/>
                <w:b/>
                <w:bCs/>
                <w:kern w:val="0"/>
                <w:position w:val="8"/>
                <w:sz w:val="22"/>
                <w:szCs w:val="22"/>
              </w:rPr>
            </w:pPr>
            <w:r>
              <w:rPr>
                <w:rFonts w:ascii="宋体" w:hAnsi="宋体" w:cs="宋体"/>
                <w:b/>
                <w:bCs/>
                <w:kern w:val="0"/>
                <w:position w:val="8"/>
                <w:sz w:val="22"/>
                <w:szCs w:val="22"/>
              </w:rPr>
              <w:object w:dxaOrig="649" w:dyaOrig="350" w14:anchorId="5594B264">
                <v:shape id="_x0000_i1111" type="#_x0000_t75" style="width:32.8pt;height:17.45pt" o:ole="">
                  <v:imagedata r:id="rId144" o:title=""/>
                </v:shape>
                <o:OLEObject Type="Embed" ProgID="Equation.AxMath" ShapeID="_x0000_i1111" DrawAspect="Content" ObjectID="_1818765913" r:id="rId145"/>
              </w:object>
            </w:r>
          </w:p>
        </w:tc>
        <w:tc>
          <w:tcPr>
            <w:tcW w:w="960" w:type="dxa"/>
            <w:noWrap/>
            <w:vAlign w:val="center"/>
          </w:tcPr>
          <w:p w14:paraId="76FE3B03" w14:textId="77777777" w:rsidR="00EC5F28" w:rsidRDefault="00000000">
            <w:pPr>
              <w:widowControl/>
              <w:adjustRightInd/>
              <w:snapToGrid/>
              <w:ind w:firstLineChars="0" w:firstLine="0"/>
              <w:jc w:val="center"/>
              <w:rPr>
                <w:rFonts w:ascii="宋体" w:hAnsi="宋体" w:cs="宋体" w:hint="eastAsia"/>
                <w:b/>
                <w:bCs/>
                <w:kern w:val="0"/>
                <w:sz w:val="22"/>
                <w:szCs w:val="22"/>
              </w:rPr>
            </w:pPr>
            <w:r>
              <w:rPr>
                <w:rFonts w:ascii="宋体" w:hAnsi="宋体" w:cs="宋体" w:hint="eastAsia"/>
                <w:b/>
                <w:bCs/>
                <w:kern w:val="0"/>
                <w:sz w:val="22"/>
                <w:szCs w:val="22"/>
              </w:rPr>
              <w:t>[0.025</w:t>
            </w:r>
          </w:p>
        </w:tc>
        <w:tc>
          <w:tcPr>
            <w:tcW w:w="960" w:type="dxa"/>
            <w:noWrap/>
            <w:vAlign w:val="center"/>
          </w:tcPr>
          <w:p w14:paraId="122AD4F5" w14:textId="77777777" w:rsidR="00EC5F28" w:rsidRDefault="00000000">
            <w:pPr>
              <w:widowControl/>
              <w:adjustRightInd/>
              <w:snapToGrid/>
              <w:ind w:firstLineChars="0" w:firstLine="0"/>
              <w:jc w:val="center"/>
              <w:rPr>
                <w:rFonts w:ascii="宋体" w:hAnsi="宋体" w:cs="宋体" w:hint="eastAsia"/>
                <w:b/>
                <w:bCs/>
                <w:kern w:val="0"/>
                <w:sz w:val="22"/>
                <w:szCs w:val="22"/>
              </w:rPr>
            </w:pPr>
            <w:r>
              <w:rPr>
                <w:rFonts w:ascii="宋体" w:hAnsi="宋体" w:cs="宋体" w:hint="eastAsia"/>
                <w:b/>
                <w:bCs/>
                <w:kern w:val="0"/>
                <w:sz w:val="22"/>
                <w:szCs w:val="22"/>
              </w:rPr>
              <w:t>0.975]</w:t>
            </w:r>
          </w:p>
        </w:tc>
      </w:tr>
      <w:tr w:rsidR="00EC5F28" w14:paraId="516D1479" w14:textId="77777777" w:rsidTr="00EC5F28">
        <w:trPr>
          <w:trHeight w:hRule="exact" w:val="397"/>
          <w:jc w:val="center"/>
        </w:trPr>
        <w:tc>
          <w:tcPr>
            <w:tcW w:w="1368" w:type="dxa"/>
            <w:noWrap/>
            <w:vAlign w:val="center"/>
          </w:tcPr>
          <w:p w14:paraId="6293D817" w14:textId="77777777" w:rsidR="00EC5F28" w:rsidRDefault="00000000">
            <w:pPr>
              <w:widowControl/>
              <w:adjustRightInd/>
              <w:snapToGrid/>
              <w:ind w:firstLineChars="0" w:firstLine="0"/>
              <w:jc w:val="center"/>
              <w:rPr>
                <w:rFonts w:cs="Times New Roman"/>
                <w:b/>
                <w:bCs/>
                <w:kern w:val="0"/>
                <w:sz w:val="22"/>
                <w:szCs w:val="22"/>
              </w:rPr>
            </w:pPr>
            <w:r>
              <w:rPr>
                <w:rFonts w:cs="Times New Roman"/>
                <w:b/>
                <w:bCs/>
                <w:kern w:val="0"/>
                <w:sz w:val="22"/>
                <w:szCs w:val="22"/>
              </w:rPr>
              <w:t>Intercept</w:t>
            </w:r>
          </w:p>
        </w:tc>
        <w:tc>
          <w:tcPr>
            <w:tcW w:w="960" w:type="dxa"/>
            <w:noWrap/>
            <w:vAlign w:val="center"/>
          </w:tcPr>
          <w:p w14:paraId="5CD5E4DD"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0.091</w:t>
            </w:r>
          </w:p>
        </w:tc>
        <w:tc>
          <w:tcPr>
            <w:tcW w:w="1103" w:type="dxa"/>
            <w:noWrap/>
            <w:vAlign w:val="center"/>
          </w:tcPr>
          <w:p w14:paraId="14B9CB74"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0.025</w:t>
            </w:r>
          </w:p>
        </w:tc>
        <w:tc>
          <w:tcPr>
            <w:tcW w:w="960" w:type="dxa"/>
            <w:noWrap/>
            <w:vAlign w:val="center"/>
          </w:tcPr>
          <w:p w14:paraId="36BEDA76"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3.709</w:t>
            </w:r>
          </w:p>
        </w:tc>
        <w:tc>
          <w:tcPr>
            <w:tcW w:w="960" w:type="dxa"/>
            <w:noWrap/>
            <w:vAlign w:val="center"/>
          </w:tcPr>
          <w:p w14:paraId="52CFB8FB"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0.000</w:t>
            </w:r>
          </w:p>
        </w:tc>
        <w:tc>
          <w:tcPr>
            <w:tcW w:w="960" w:type="dxa"/>
            <w:noWrap/>
            <w:vAlign w:val="center"/>
          </w:tcPr>
          <w:p w14:paraId="05F86667"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0.043</w:t>
            </w:r>
          </w:p>
        </w:tc>
        <w:tc>
          <w:tcPr>
            <w:tcW w:w="960" w:type="dxa"/>
            <w:noWrap/>
            <w:vAlign w:val="center"/>
          </w:tcPr>
          <w:p w14:paraId="257D4281"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0.139</w:t>
            </w:r>
          </w:p>
        </w:tc>
      </w:tr>
      <w:tr w:rsidR="00EC5F28" w14:paraId="0BE76EE7" w14:textId="77777777" w:rsidTr="00EC5F28">
        <w:trPr>
          <w:trHeight w:hRule="exact" w:val="397"/>
          <w:jc w:val="center"/>
        </w:trPr>
        <w:tc>
          <w:tcPr>
            <w:tcW w:w="1368" w:type="dxa"/>
            <w:noWrap/>
            <w:vAlign w:val="center"/>
          </w:tcPr>
          <w:p w14:paraId="60B735FB" w14:textId="77777777" w:rsidR="00EC5F28" w:rsidRDefault="00000000">
            <w:pPr>
              <w:widowControl/>
              <w:adjustRightInd/>
              <w:snapToGrid/>
              <w:ind w:firstLineChars="0" w:firstLine="0"/>
              <w:jc w:val="center"/>
              <w:rPr>
                <w:rFonts w:cs="Times New Roman"/>
                <w:b/>
                <w:bCs/>
                <w:kern w:val="0"/>
                <w:sz w:val="22"/>
                <w:szCs w:val="22"/>
              </w:rPr>
            </w:pPr>
            <w:r>
              <w:rPr>
                <w:rFonts w:cs="Times New Roman"/>
                <w:b/>
                <w:bCs/>
                <w:kern w:val="0"/>
                <w:sz w:val="22"/>
                <w:szCs w:val="22"/>
              </w:rPr>
              <w:t>年龄</w:t>
            </w:r>
          </w:p>
        </w:tc>
        <w:tc>
          <w:tcPr>
            <w:tcW w:w="960" w:type="dxa"/>
            <w:noWrap/>
            <w:vAlign w:val="center"/>
          </w:tcPr>
          <w:p w14:paraId="6F9EB7B8"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-0.001</w:t>
            </w:r>
          </w:p>
        </w:tc>
        <w:tc>
          <w:tcPr>
            <w:tcW w:w="1103" w:type="dxa"/>
            <w:noWrap/>
            <w:vAlign w:val="center"/>
          </w:tcPr>
          <w:p w14:paraId="36FB105F"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0.000</w:t>
            </w:r>
          </w:p>
        </w:tc>
        <w:tc>
          <w:tcPr>
            <w:tcW w:w="960" w:type="dxa"/>
            <w:noWrap/>
            <w:vAlign w:val="center"/>
          </w:tcPr>
          <w:p w14:paraId="58AFD02C"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-1.744</w:t>
            </w:r>
          </w:p>
        </w:tc>
        <w:tc>
          <w:tcPr>
            <w:tcW w:w="960" w:type="dxa"/>
            <w:noWrap/>
            <w:vAlign w:val="center"/>
          </w:tcPr>
          <w:p w14:paraId="6BD202A5"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0.081</w:t>
            </w:r>
          </w:p>
        </w:tc>
        <w:tc>
          <w:tcPr>
            <w:tcW w:w="960" w:type="dxa"/>
            <w:noWrap/>
            <w:vAlign w:val="center"/>
          </w:tcPr>
          <w:p w14:paraId="72BC6BE6"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-0.002</w:t>
            </w:r>
          </w:p>
        </w:tc>
        <w:tc>
          <w:tcPr>
            <w:tcW w:w="960" w:type="dxa"/>
            <w:noWrap/>
            <w:vAlign w:val="center"/>
          </w:tcPr>
          <w:p w14:paraId="41844F6A"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0.000</w:t>
            </w:r>
          </w:p>
        </w:tc>
      </w:tr>
      <w:tr w:rsidR="00EC5F28" w14:paraId="1B51607C" w14:textId="77777777" w:rsidTr="00EC5F28">
        <w:trPr>
          <w:trHeight w:hRule="exact" w:val="397"/>
          <w:jc w:val="center"/>
        </w:trPr>
        <w:tc>
          <w:tcPr>
            <w:tcW w:w="1368" w:type="dxa"/>
            <w:noWrap/>
            <w:vAlign w:val="center"/>
          </w:tcPr>
          <w:p w14:paraId="48963BC8" w14:textId="77777777" w:rsidR="00EC5F28" w:rsidRDefault="00000000">
            <w:pPr>
              <w:widowControl/>
              <w:adjustRightInd/>
              <w:snapToGrid/>
              <w:ind w:firstLineChars="0" w:firstLine="0"/>
              <w:jc w:val="center"/>
              <w:rPr>
                <w:rFonts w:cs="Times New Roman"/>
                <w:b/>
                <w:bCs/>
                <w:kern w:val="0"/>
                <w:sz w:val="22"/>
                <w:szCs w:val="22"/>
              </w:rPr>
            </w:pPr>
            <w:r>
              <w:rPr>
                <w:rFonts w:cs="Times New Roman"/>
                <w:b/>
                <w:bCs/>
                <w:kern w:val="0"/>
                <w:sz w:val="22"/>
                <w:szCs w:val="22"/>
              </w:rPr>
              <w:t>检测孕周</w:t>
            </w:r>
          </w:p>
        </w:tc>
        <w:tc>
          <w:tcPr>
            <w:tcW w:w="960" w:type="dxa"/>
            <w:noWrap/>
            <w:vAlign w:val="center"/>
          </w:tcPr>
          <w:p w14:paraId="46803369"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0.003</w:t>
            </w:r>
          </w:p>
        </w:tc>
        <w:tc>
          <w:tcPr>
            <w:tcW w:w="1103" w:type="dxa"/>
            <w:noWrap/>
            <w:vAlign w:val="center"/>
          </w:tcPr>
          <w:p w14:paraId="3F410F1F"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0.000</w:t>
            </w:r>
          </w:p>
        </w:tc>
        <w:tc>
          <w:tcPr>
            <w:tcW w:w="960" w:type="dxa"/>
            <w:noWrap/>
            <w:vAlign w:val="center"/>
          </w:tcPr>
          <w:p w14:paraId="3DEDF925"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15.790</w:t>
            </w:r>
          </w:p>
        </w:tc>
        <w:tc>
          <w:tcPr>
            <w:tcW w:w="960" w:type="dxa"/>
            <w:noWrap/>
            <w:vAlign w:val="center"/>
          </w:tcPr>
          <w:p w14:paraId="6D7BD4F5"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0.000</w:t>
            </w:r>
          </w:p>
        </w:tc>
        <w:tc>
          <w:tcPr>
            <w:tcW w:w="960" w:type="dxa"/>
            <w:noWrap/>
            <w:vAlign w:val="center"/>
          </w:tcPr>
          <w:p w14:paraId="42A5B703"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0.002</w:t>
            </w:r>
          </w:p>
        </w:tc>
        <w:tc>
          <w:tcPr>
            <w:tcW w:w="960" w:type="dxa"/>
            <w:noWrap/>
            <w:vAlign w:val="center"/>
          </w:tcPr>
          <w:p w14:paraId="6A6AB93E"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0.003</w:t>
            </w:r>
          </w:p>
        </w:tc>
      </w:tr>
      <w:tr w:rsidR="00EC5F28" w14:paraId="1E68B6B5" w14:textId="77777777" w:rsidTr="00EC5F28">
        <w:trPr>
          <w:trHeight w:hRule="exact" w:val="397"/>
          <w:jc w:val="center"/>
        </w:trPr>
        <w:tc>
          <w:tcPr>
            <w:tcW w:w="1368" w:type="dxa"/>
            <w:noWrap/>
            <w:vAlign w:val="center"/>
          </w:tcPr>
          <w:p w14:paraId="1BEF2A2C" w14:textId="77777777" w:rsidR="00EC5F28" w:rsidRDefault="00000000">
            <w:pPr>
              <w:widowControl/>
              <w:adjustRightInd/>
              <w:snapToGrid/>
              <w:ind w:firstLineChars="0" w:firstLine="0"/>
              <w:jc w:val="center"/>
              <w:rPr>
                <w:rFonts w:cs="Times New Roman"/>
                <w:b/>
                <w:bCs/>
                <w:kern w:val="0"/>
                <w:sz w:val="22"/>
                <w:szCs w:val="22"/>
              </w:rPr>
            </w:pPr>
            <w:r>
              <w:rPr>
                <w:rFonts w:cs="Times New Roman"/>
                <w:b/>
                <w:bCs/>
                <w:kern w:val="0"/>
                <w:sz w:val="22"/>
                <w:szCs w:val="22"/>
              </w:rPr>
              <w:t>孕妇</w:t>
            </w:r>
            <w:r>
              <w:rPr>
                <w:rFonts w:cs="Times New Roman"/>
                <w:b/>
                <w:bCs/>
                <w:kern w:val="0"/>
                <w:sz w:val="22"/>
                <w:szCs w:val="22"/>
              </w:rPr>
              <w:t>BMI</w:t>
            </w:r>
          </w:p>
        </w:tc>
        <w:tc>
          <w:tcPr>
            <w:tcW w:w="960" w:type="dxa"/>
            <w:noWrap/>
            <w:vAlign w:val="center"/>
          </w:tcPr>
          <w:p w14:paraId="4131AB82" w14:textId="0D6B0DB3"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-0.00</w:t>
            </w:r>
            <w:r w:rsidR="00211AA4">
              <w:rPr>
                <w:rFonts w:cs="Times New Roman" w:hint="eastAsia"/>
                <w:color w:val="000000"/>
                <w:kern w:val="0"/>
                <w:sz w:val="22"/>
                <w:szCs w:val="22"/>
              </w:rPr>
              <w:t>2</w:t>
            </w:r>
          </w:p>
        </w:tc>
        <w:tc>
          <w:tcPr>
            <w:tcW w:w="1103" w:type="dxa"/>
            <w:noWrap/>
            <w:vAlign w:val="center"/>
          </w:tcPr>
          <w:p w14:paraId="298D65AE" w14:textId="1E059282"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0.00</w:t>
            </w:r>
            <w:r w:rsidR="00211AA4">
              <w:rPr>
                <w:rFonts w:cs="Times New Roman" w:hint="eastAsia"/>
                <w:color w:val="000000"/>
                <w:kern w:val="0"/>
                <w:sz w:val="22"/>
                <w:szCs w:val="22"/>
              </w:rPr>
              <w:t>2</w:t>
            </w:r>
          </w:p>
        </w:tc>
        <w:tc>
          <w:tcPr>
            <w:tcW w:w="960" w:type="dxa"/>
            <w:noWrap/>
            <w:vAlign w:val="center"/>
          </w:tcPr>
          <w:p w14:paraId="30829AAE"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-1.683</w:t>
            </w:r>
          </w:p>
        </w:tc>
        <w:tc>
          <w:tcPr>
            <w:tcW w:w="960" w:type="dxa"/>
            <w:noWrap/>
            <w:vAlign w:val="center"/>
          </w:tcPr>
          <w:p w14:paraId="1D74D037" w14:textId="5DCCD569"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0.0</w:t>
            </w:r>
            <w:r w:rsidR="00211AA4">
              <w:rPr>
                <w:rFonts w:cs="Times New Roman" w:hint="eastAsia"/>
                <w:color w:val="000000"/>
                <w:kern w:val="0"/>
                <w:sz w:val="22"/>
                <w:szCs w:val="22"/>
              </w:rPr>
              <w:t>2</w:t>
            </w:r>
            <w:r>
              <w:rPr>
                <w:rFonts w:cs="Times New Roman"/>
                <w:color w:val="000000"/>
                <w:kern w:val="0"/>
                <w:sz w:val="22"/>
                <w:szCs w:val="22"/>
              </w:rPr>
              <w:t>9</w:t>
            </w:r>
          </w:p>
        </w:tc>
        <w:tc>
          <w:tcPr>
            <w:tcW w:w="960" w:type="dxa"/>
            <w:noWrap/>
            <w:vAlign w:val="center"/>
          </w:tcPr>
          <w:p w14:paraId="2564A101"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-0.002</w:t>
            </w:r>
          </w:p>
        </w:tc>
        <w:tc>
          <w:tcPr>
            <w:tcW w:w="960" w:type="dxa"/>
            <w:noWrap/>
            <w:vAlign w:val="center"/>
          </w:tcPr>
          <w:p w14:paraId="208160BB"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0.000</w:t>
            </w:r>
          </w:p>
        </w:tc>
      </w:tr>
      <w:tr w:rsidR="00EC5F28" w14:paraId="11A7D27D" w14:textId="77777777" w:rsidTr="00EC5F28">
        <w:trPr>
          <w:trHeight w:hRule="exact" w:val="397"/>
          <w:jc w:val="center"/>
        </w:trPr>
        <w:tc>
          <w:tcPr>
            <w:tcW w:w="1368" w:type="dxa"/>
            <w:noWrap/>
            <w:vAlign w:val="center"/>
          </w:tcPr>
          <w:p w14:paraId="32361040" w14:textId="77777777" w:rsidR="00EC5F28" w:rsidRDefault="00000000">
            <w:pPr>
              <w:widowControl/>
              <w:adjustRightInd/>
              <w:snapToGrid/>
              <w:ind w:firstLineChars="0" w:firstLine="0"/>
              <w:jc w:val="center"/>
              <w:rPr>
                <w:rFonts w:cs="Times New Roman"/>
                <w:b/>
                <w:bCs/>
                <w:kern w:val="0"/>
                <w:sz w:val="22"/>
                <w:szCs w:val="22"/>
              </w:rPr>
            </w:pPr>
            <w:r>
              <w:rPr>
                <w:rFonts w:cs="Times New Roman"/>
                <w:b/>
                <w:bCs/>
                <w:kern w:val="0"/>
                <w:sz w:val="22"/>
                <w:szCs w:val="22"/>
              </w:rPr>
              <w:t>Group Var</w:t>
            </w:r>
          </w:p>
        </w:tc>
        <w:tc>
          <w:tcPr>
            <w:tcW w:w="960" w:type="dxa"/>
            <w:noWrap/>
            <w:vAlign w:val="center"/>
          </w:tcPr>
          <w:p w14:paraId="5F1A4090"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0.001</w:t>
            </w:r>
          </w:p>
        </w:tc>
        <w:tc>
          <w:tcPr>
            <w:tcW w:w="1103" w:type="dxa"/>
            <w:noWrap/>
            <w:vAlign w:val="center"/>
          </w:tcPr>
          <w:p w14:paraId="0D2BC1F0"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0.006</w:t>
            </w:r>
          </w:p>
        </w:tc>
        <w:tc>
          <w:tcPr>
            <w:tcW w:w="960" w:type="dxa"/>
            <w:noWrap/>
            <w:vAlign w:val="center"/>
          </w:tcPr>
          <w:p w14:paraId="62BBBDB2" w14:textId="77777777" w:rsidR="00EC5F28" w:rsidRDefault="00EC5F28">
            <w:pPr>
              <w:widowControl/>
              <w:adjustRightInd/>
              <w:snapToGrid/>
              <w:ind w:firstLineChars="0" w:firstLine="0"/>
              <w:jc w:val="center"/>
              <w:rPr>
                <w:rFonts w:cs="Times New Roman"/>
                <w:color w:val="000000"/>
                <w:kern w:val="0"/>
                <w:sz w:val="22"/>
                <w:szCs w:val="22"/>
              </w:rPr>
            </w:pPr>
          </w:p>
        </w:tc>
        <w:tc>
          <w:tcPr>
            <w:tcW w:w="960" w:type="dxa"/>
            <w:noWrap/>
            <w:vAlign w:val="center"/>
          </w:tcPr>
          <w:p w14:paraId="576947A1" w14:textId="77777777" w:rsidR="00EC5F28" w:rsidRDefault="00EC5F28">
            <w:pPr>
              <w:widowControl/>
              <w:adjustRightInd/>
              <w:snapToGrid/>
              <w:ind w:firstLineChars="0" w:firstLine="0"/>
              <w:jc w:val="center"/>
              <w:rPr>
                <w:rFonts w:eastAsia="Times New Roman" w:cs="Times New Roman"/>
                <w:kern w:val="0"/>
                <w:sz w:val="20"/>
                <w:szCs w:val="20"/>
              </w:rPr>
            </w:pPr>
          </w:p>
        </w:tc>
        <w:tc>
          <w:tcPr>
            <w:tcW w:w="960" w:type="dxa"/>
            <w:noWrap/>
            <w:vAlign w:val="center"/>
          </w:tcPr>
          <w:p w14:paraId="7CEDCFE4" w14:textId="77777777" w:rsidR="00EC5F28" w:rsidRDefault="00EC5F28">
            <w:pPr>
              <w:widowControl/>
              <w:adjustRightInd/>
              <w:snapToGrid/>
              <w:ind w:firstLineChars="0" w:firstLine="0"/>
              <w:jc w:val="center"/>
              <w:rPr>
                <w:rFonts w:eastAsia="Times New Roman" w:cs="Times New Roman"/>
                <w:kern w:val="0"/>
                <w:sz w:val="20"/>
                <w:szCs w:val="20"/>
              </w:rPr>
            </w:pPr>
          </w:p>
        </w:tc>
        <w:tc>
          <w:tcPr>
            <w:tcW w:w="960" w:type="dxa"/>
            <w:noWrap/>
            <w:vAlign w:val="center"/>
          </w:tcPr>
          <w:p w14:paraId="4A4D46F4" w14:textId="77777777" w:rsidR="00EC5F28" w:rsidRDefault="00EC5F28">
            <w:pPr>
              <w:widowControl/>
              <w:adjustRightInd/>
              <w:snapToGrid/>
              <w:ind w:firstLineChars="0" w:firstLine="0"/>
              <w:jc w:val="center"/>
              <w:rPr>
                <w:rFonts w:eastAsia="Times New Roman" w:cs="Times New Roman"/>
                <w:kern w:val="0"/>
                <w:sz w:val="20"/>
                <w:szCs w:val="20"/>
              </w:rPr>
            </w:pPr>
          </w:p>
        </w:tc>
      </w:tr>
    </w:tbl>
    <w:p w14:paraId="6E42C2B3" w14:textId="77777777" w:rsidR="00EC5F28" w:rsidRDefault="00000000">
      <w:pPr>
        <w:pStyle w:val="paragraph"/>
        <w:spacing w:before="0" w:beforeAutospacing="0" w:after="0" w:afterAutospacing="0"/>
        <w:jc w:val="both"/>
        <w:textAlignment w:val="baseline"/>
        <w:rPr>
          <w:rFonts w:ascii="Segoe UI" w:hAnsi="Segoe UI" w:cs="Segoe UI"/>
          <w:sz w:val="18"/>
          <w:szCs w:val="18"/>
        </w:rPr>
      </w:pPr>
      <w:r>
        <w:rPr>
          <w:rFonts w:ascii="Segoe UI" w:hAnsi="Segoe UI" w:cs="Segoe UI"/>
          <w:sz w:val="18"/>
          <w:szCs w:val="18"/>
        </w:rPr>
        <w:tab/>
      </w:r>
    </w:p>
    <w:p w14:paraId="12343D33" w14:textId="77777777" w:rsidR="00EC5F28" w:rsidRDefault="00000000">
      <w:pPr>
        <w:pStyle w:val="paragraph"/>
        <w:spacing w:before="0" w:beforeAutospacing="0" w:after="0" w:afterAutospacing="0" w:line="360" w:lineRule="exact"/>
        <w:ind w:firstLine="357"/>
        <w:jc w:val="both"/>
        <w:textAlignment w:val="baseline"/>
        <w:rPr>
          <w:rStyle w:val="normaltextrun"/>
          <w:rFonts w:ascii="Times New Roman" w:hAnsi="Times New Roman" w:cs="Times New Roman"/>
        </w:rPr>
      </w:pPr>
      <w:r>
        <w:rPr>
          <w:rStyle w:val="normaltextrun"/>
          <w:rFonts w:ascii="Times New Roman" w:hAnsi="Times New Roman" w:cs="Times New Roman" w:hint="eastAsia"/>
        </w:rPr>
        <w:t>表中：</w:t>
      </w:r>
      <w:r>
        <w:rPr>
          <w:rStyle w:val="normaltextrun"/>
          <w:rFonts w:ascii="Times New Roman" w:hAnsi="Times New Roman" w:cs="Times New Roman"/>
        </w:rPr>
        <w:object w:dxaOrig="624" w:dyaOrig="358" w14:anchorId="448C9393">
          <v:shape id="_x0000_i1112" type="#_x0000_t75" style="width:31pt;height:18.55pt" o:ole="">
            <v:imagedata r:id="rId146" o:title=""/>
          </v:shape>
          <o:OLEObject Type="Embed" ProgID="Equation.AxMath" ShapeID="_x0000_i1112" DrawAspect="Content" ObjectID="_1818765914" r:id="rId147"/>
        </w:object>
      </w:r>
      <w:r>
        <w:rPr>
          <w:rStyle w:val="normaltextrun"/>
          <w:rFonts w:ascii="Times New Roman" w:hAnsi="Times New Roman" w:cs="Times New Roman" w:hint="eastAsia"/>
        </w:rPr>
        <w:t>表示固定效应系数估计值；</w:t>
      </w:r>
      <w:r>
        <w:rPr>
          <w:rStyle w:val="normaltextrun"/>
          <w:rFonts w:ascii="Times New Roman" w:hAnsi="Times New Roman" w:cs="Times New Roman"/>
        </w:rPr>
        <w:object w:dxaOrig="941" w:dyaOrig="358" w14:anchorId="600641CC">
          <v:shape id="_x0000_i1113" type="#_x0000_t75" style="width:47.05pt;height:18.55pt" o:ole="">
            <v:imagedata r:id="rId148" o:title=""/>
          </v:shape>
          <o:OLEObject Type="Embed" ProgID="Equation.AxMath" ShapeID="_x0000_i1113" DrawAspect="Content" ObjectID="_1818765915" r:id="rId149"/>
        </w:object>
      </w:r>
      <w:r>
        <w:rPr>
          <w:rStyle w:val="normaltextrun"/>
          <w:rFonts w:ascii="Times New Roman" w:hAnsi="Times New Roman" w:cs="Times New Roman" w:hint="eastAsia"/>
        </w:rPr>
        <w:t>表示系数的标准误，衡量系数估计值的不确定性或者精确度；</w:t>
      </w:r>
      <w:r>
        <w:rPr>
          <w:rStyle w:val="normaltextrun"/>
          <w:rFonts w:ascii="Times New Roman" w:hAnsi="Times New Roman" w:cs="Times New Roman"/>
        </w:rPr>
        <w:object w:dxaOrig="175" w:dyaOrig="358" w14:anchorId="6B170F51">
          <v:shape id="_x0000_i1114" type="#_x0000_t75" style="width:8.2pt;height:18.55pt" o:ole="">
            <v:imagedata r:id="rId150" o:title=""/>
          </v:shape>
          <o:OLEObject Type="Embed" ProgID="Equation.AxMath" ShapeID="_x0000_i1114" DrawAspect="Content" ObjectID="_1818765916" r:id="rId151"/>
        </w:object>
      </w:r>
      <w:r>
        <w:rPr>
          <w:rStyle w:val="normaltextrun"/>
          <w:rFonts w:ascii="Times New Roman" w:hAnsi="Times New Roman" w:cs="Times New Roman" w:hint="eastAsia"/>
        </w:rPr>
        <w:t>表示</w:t>
      </w:r>
      <w:r>
        <w:rPr>
          <w:rStyle w:val="normaltextrun"/>
          <w:rFonts w:ascii="Times New Roman" w:hAnsi="Times New Roman" w:cs="Times New Roman"/>
        </w:rPr>
        <w:object w:dxaOrig="175" w:dyaOrig="358" w14:anchorId="6EB378F4">
          <v:shape id="_x0000_i1115" type="#_x0000_t75" style="width:8.2pt;height:18.55pt" o:ole="">
            <v:imagedata r:id="rId150" o:title=""/>
          </v:shape>
          <o:OLEObject Type="Embed" ProgID="Equation.AxMath" ShapeID="_x0000_i1115" DrawAspect="Content" ObjectID="_1818765917" r:id="rId152"/>
        </w:object>
      </w:r>
      <w:r>
        <w:rPr>
          <w:rStyle w:val="normaltextrun"/>
          <w:rFonts w:ascii="Times New Roman" w:hAnsi="Times New Roman" w:cs="Times New Roman" w:hint="eastAsia"/>
        </w:rPr>
        <w:t>统计量，系数除以标准误，用于检验系数是否为</w:t>
      </w:r>
      <w:r>
        <w:rPr>
          <w:rStyle w:val="normaltextrun"/>
          <w:rFonts w:ascii="Times New Roman" w:hAnsi="Times New Roman" w:cs="Times New Roman" w:hint="eastAsia"/>
        </w:rPr>
        <w:t>0</w:t>
      </w:r>
      <w:r>
        <w:rPr>
          <w:rStyle w:val="normaltextrun"/>
          <w:rFonts w:ascii="Times New Roman" w:hAnsi="Times New Roman" w:cs="Times New Roman" w:hint="eastAsia"/>
        </w:rPr>
        <w:t>；</w:t>
      </w:r>
      <w:r>
        <w:rPr>
          <w:rStyle w:val="normaltextrun"/>
          <w:rFonts w:ascii="Times New Roman" w:hAnsi="Times New Roman" w:cs="Times New Roman"/>
        </w:rPr>
        <w:object w:dxaOrig="716" w:dyaOrig="375" w14:anchorId="76342372">
          <v:shape id="_x0000_i1116" type="#_x0000_t75" style="width:36pt;height:18.55pt" o:ole="">
            <v:imagedata r:id="rId153" o:title=""/>
          </v:shape>
          <o:OLEObject Type="Embed" ProgID="Equation.AxMath" ShapeID="_x0000_i1116" DrawAspect="Content" ObjectID="_1818765918" r:id="rId154"/>
        </w:object>
      </w:r>
      <w:r>
        <w:rPr>
          <w:rStyle w:val="normaltextrun"/>
          <w:rFonts w:ascii="Times New Roman" w:hAnsi="Times New Roman" w:cs="Times New Roman" w:hint="eastAsia"/>
        </w:rPr>
        <w:t>表示</w:t>
      </w:r>
      <w:r>
        <w:rPr>
          <w:rStyle w:val="normaltextrun"/>
          <w:rFonts w:ascii="Times New Roman" w:hAnsi="Times New Roman" w:cs="Times New Roman"/>
        </w:rPr>
        <w:object w:dxaOrig="200" w:dyaOrig="358" w14:anchorId="4940C187">
          <v:shape id="_x0000_i1117" type="#_x0000_t75" style="width:10pt;height:18.55pt" o:ole="">
            <v:imagedata r:id="rId155" o:title=""/>
          </v:shape>
          <o:OLEObject Type="Embed" ProgID="Equation.AxMath" ShapeID="_x0000_i1117" DrawAspect="Content" ObjectID="_1818765919" r:id="rId156"/>
        </w:object>
      </w:r>
      <w:r>
        <w:rPr>
          <w:rStyle w:val="normaltextrun"/>
          <w:rFonts w:ascii="Times New Roman" w:hAnsi="Times New Roman" w:cs="Times New Roman" w:hint="eastAsia"/>
        </w:rPr>
        <w:t>值，若</w:t>
      </w:r>
      <w:r>
        <w:rPr>
          <w:rStyle w:val="normaltextrun"/>
          <w:rFonts w:ascii="Times New Roman" w:hAnsi="Times New Roman" w:cs="Times New Roman"/>
        </w:rPr>
        <w:object w:dxaOrig="991" w:dyaOrig="358" w14:anchorId="544D2E49">
          <v:shape id="_x0000_i1118" type="#_x0000_t75" style="width:49.55pt;height:18.55pt" o:ole="">
            <v:imagedata r:id="rId157" o:title=""/>
          </v:shape>
          <o:OLEObject Type="Embed" ProgID="Equation.AxMath" ShapeID="_x0000_i1118" DrawAspect="Content" ObjectID="_1818765920" r:id="rId158"/>
        </w:object>
      </w:r>
      <w:r>
        <w:rPr>
          <w:rStyle w:val="normaltextrun"/>
          <w:rFonts w:ascii="Times New Roman" w:hAnsi="Times New Roman" w:cs="Times New Roman" w:hint="eastAsia"/>
        </w:rPr>
        <w:t>认为自变量对因变量的影响显著；</w:t>
      </w:r>
      <w:r>
        <w:rPr>
          <w:rStyle w:val="normaltextrun"/>
          <w:rFonts w:ascii="Times New Roman" w:hAnsi="Times New Roman" w:cs="Times New Roman"/>
        </w:rPr>
        <w:object w:dxaOrig="1631" w:dyaOrig="375" w14:anchorId="2FF582FB">
          <v:shape id="_x0000_i1119" type="#_x0000_t75" style="width:81.25pt;height:18.55pt" o:ole="">
            <v:imagedata r:id="rId159" o:title=""/>
          </v:shape>
          <o:OLEObject Type="Embed" ProgID="Equation.AxMath" ShapeID="_x0000_i1119" DrawAspect="Content" ObjectID="_1818765921" r:id="rId160"/>
        </w:object>
      </w:r>
      <w:r>
        <w:rPr>
          <w:rStyle w:val="normaltextrun"/>
          <w:rFonts w:ascii="Times New Roman" w:hAnsi="Times New Roman" w:cs="Times New Roman" w:hint="eastAsia"/>
        </w:rPr>
        <w:t>为系数的</w:t>
      </w:r>
      <w:r>
        <w:rPr>
          <w:rStyle w:val="normaltextrun"/>
          <w:rFonts w:ascii="Times New Roman" w:hAnsi="Times New Roman" w:cs="Times New Roman" w:hint="eastAsia"/>
        </w:rPr>
        <w:t>9</w:t>
      </w:r>
      <w:r>
        <w:rPr>
          <w:rStyle w:val="normaltextrun"/>
          <w:rFonts w:ascii="Times New Roman" w:hAnsi="Times New Roman" w:cs="Times New Roman"/>
        </w:rPr>
        <w:t>5%</w:t>
      </w:r>
      <w:r>
        <w:rPr>
          <w:rStyle w:val="normaltextrun"/>
          <w:rFonts w:ascii="Times New Roman" w:hAnsi="Times New Roman" w:cs="Times New Roman" w:hint="eastAsia"/>
        </w:rPr>
        <w:t>置信区间，提供系数真实值可能存在的范围。</w:t>
      </w:r>
    </w:p>
    <w:p w14:paraId="791C7DDA" w14:textId="77777777" w:rsidR="00EC5F28" w:rsidRDefault="00000000">
      <w:pPr>
        <w:pStyle w:val="paragraph"/>
        <w:spacing w:before="0" w:beforeAutospacing="0" w:after="0" w:afterAutospacing="0"/>
        <w:ind w:firstLine="360"/>
        <w:jc w:val="both"/>
        <w:textAlignment w:val="baseline"/>
        <w:rPr>
          <w:rFonts w:ascii="Segoe UI" w:hAnsi="Segoe UI" w:cs="Segoe UI"/>
          <w:sz w:val="18"/>
          <w:szCs w:val="18"/>
        </w:rPr>
      </w:pPr>
      <w:r>
        <w:rPr>
          <w:rStyle w:val="normaltextrun"/>
          <w:rFonts w:ascii="Times New Roman" w:hAnsi="Times New Roman" w:cs="Times New Roman"/>
        </w:rPr>
        <w:t>从显著性检验结果可以看出，检测孕周和孕妇</w:t>
      </w:r>
      <w:r>
        <w:rPr>
          <w:rStyle w:val="normaltextrun"/>
          <w:rFonts w:ascii="Times New Roman" w:hAnsi="Times New Roman" w:cs="Times New Roman"/>
        </w:rPr>
        <w:t>BMI</w:t>
      </w:r>
      <w:r>
        <w:rPr>
          <w:rStyle w:val="normaltextrun"/>
          <w:rFonts w:ascii="Times New Roman" w:hAnsi="Times New Roman" w:cs="Times New Roman"/>
        </w:rPr>
        <w:t>和</w:t>
      </w:r>
      <w:r>
        <w:rPr>
          <w:rStyle w:val="normaltextrun"/>
          <w:rFonts w:ascii="Times New Roman" w:hAnsi="Times New Roman" w:cs="Times New Roman"/>
        </w:rPr>
        <w:t>Y</w:t>
      </w:r>
      <w:r>
        <w:rPr>
          <w:rStyle w:val="normaltextrun"/>
          <w:rFonts w:ascii="Times New Roman" w:hAnsi="Times New Roman" w:cs="Times New Roman"/>
        </w:rPr>
        <w:t>染色体浓度有强相关性，</w:t>
      </w:r>
    </w:p>
    <w:p w14:paraId="55151A77" w14:textId="77777777" w:rsidR="00EC5F28" w:rsidRDefault="00000000">
      <w:pPr>
        <w:spacing w:beforeLines="50" w:before="156"/>
        <w:ind w:firstLineChars="0" w:firstLine="0"/>
        <w:jc w:val="center"/>
        <w:rPr>
          <w:rFonts w:eastAsia="黑体" w:cs="Times New Roman"/>
          <w:sz w:val="21"/>
          <w:szCs w:val="21"/>
        </w:rPr>
      </w:pPr>
      <w:r>
        <w:rPr>
          <w:rFonts w:eastAsia="黑体" w:cs="Times New Roman" w:hint="eastAsia"/>
          <w:sz w:val="21"/>
          <w:szCs w:val="21"/>
        </w:rPr>
        <w:t>表</w:t>
      </w:r>
      <w:r>
        <w:rPr>
          <w:rFonts w:eastAsia="黑体" w:cs="Times New Roman" w:hint="eastAsia"/>
          <w:sz w:val="21"/>
          <w:szCs w:val="21"/>
        </w:rPr>
        <w:t>2</w:t>
      </w:r>
      <w:r>
        <w:rPr>
          <w:rFonts w:eastAsia="黑体" w:cs="Times New Roman"/>
          <w:sz w:val="21"/>
          <w:szCs w:val="21"/>
        </w:rPr>
        <w:t xml:space="preserve"> </w:t>
      </w:r>
      <w:r>
        <w:rPr>
          <w:rFonts w:eastAsia="黑体"/>
          <w:sz w:val="21"/>
          <w:szCs w:val="21"/>
        </w:rPr>
        <w:t>条件</w:t>
      </w:r>
      <w:r>
        <w:rPr>
          <w:rFonts w:eastAsia="黑体"/>
          <w:sz w:val="21"/>
          <w:szCs w:val="21"/>
        </w:rPr>
        <w:t>R2</w:t>
      </w:r>
      <w:r>
        <w:rPr>
          <w:rFonts w:eastAsia="黑体"/>
          <w:sz w:val="21"/>
          <w:szCs w:val="21"/>
        </w:rPr>
        <w:t>和边际</w:t>
      </w:r>
      <w:r>
        <w:rPr>
          <w:rFonts w:eastAsia="黑体"/>
          <w:sz w:val="21"/>
          <w:szCs w:val="21"/>
        </w:rPr>
        <w:t>R2</w:t>
      </w:r>
    </w:p>
    <w:tbl>
      <w:tblPr>
        <w:tblStyle w:val="ad"/>
        <w:tblW w:w="6804" w:type="dxa"/>
        <w:jc w:val="center"/>
        <w:tblLook w:val="04A0" w:firstRow="1" w:lastRow="0" w:firstColumn="1" w:lastColumn="0" w:noHBand="0" w:noVBand="1"/>
      </w:tblPr>
      <w:tblGrid>
        <w:gridCol w:w="960"/>
        <w:gridCol w:w="1041"/>
        <w:gridCol w:w="4803"/>
      </w:tblGrid>
      <w:tr w:rsidR="00EC5F28" w14:paraId="7A6324DB" w14:textId="77777777" w:rsidTr="00EC5F28">
        <w:trPr>
          <w:cnfStyle w:val="100000000000" w:firstRow="1" w:lastRow="0" w:firstColumn="0" w:lastColumn="0" w:oddVBand="0" w:evenVBand="0" w:oddHBand="0" w:evenHBand="0" w:firstRowFirstColumn="0" w:firstRowLastColumn="0" w:lastRowFirstColumn="0" w:lastRowLastColumn="0"/>
          <w:trHeight w:val="280"/>
          <w:jc w:val="center"/>
        </w:trPr>
        <w:tc>
          <w:tcPr>
            <w:tcW w:w="960" w:type="dxa"/>
            <w:noWrap/>
          </w:tcPr>
          <w:p w14:paraId="25A53441" w14:textId="77777777" w:rsidR="00EC5F28" w:rsidRDefault="00000000">
            <w:pPr>
              <w:widowControl/>
              <w:adjustRightInd/>
              <w:snapToGrid/>
              <w:ind w:firstLineChars="0" w:firstLine="0"/>
              <w:jc w:val="center"/>
              <w:rPr>
                <w:rFonts w:ascii="宋体" w:hAnsi="宋体" w:cs="宋体" w:hint="eastAsia"/>
                <w:b/>
                <w:bCs/>
                <w:kern w:val="0"/>
                <w:sz w:val="22"/>
                <w:szCs w:val="22"/>
              </w:rPr>
            </w:pPr>
            <w:r>
              <w:rPr>
                <w:rFonts w:ascii="宋体" w:hAnsi="宋体" w:cs="宋体" w:hint="eastAsia"/>
                <w:b/>
                <w:bCs/>
                <w:kern w:val="0"/>
                <w:sz w:val="22"/>
                <w:szCs w:val="22"/>
              </w:rPr>
              <w:t>度量</w:t>
            </w:r>
          </w:p>
        </w:tc>
        <w:tc>
          <w:tcPr>
            <w:tcW w:w="1041" w:type="dxa"/>
            <w:noWrap/>
          </w:tcPr>
          <w:p w14:paraId="4DD2601A" w14:textId="77777777" w:rsidR="00EC5F28" w:rsidRDefault="00000000">
            <w:pPr>
              <w:widowControl/>
              <w:adjustRightInd/>
              <w:snapToGrid/>
              <w:ind w:firstLineChars="0" w:firstLine="0"/>
              <w:jc w:val="center"/>
              <w:rPr>
                <w:rFonts w:ascii="宋体" w:hAnsi="宋体" w:cs="宋体" w:hint="eastAsia"/>
                <w:b/>
                <w:bCs/>
                <w:kern w:val="0"/>
                <w:sz w:val="22"/>
                <w:szCs w:val="22"/>
              </w:rPr>
            </w:pPr>
            <w:r>
              <w:rPr>
                <w:rFonts w:ascii="宋体" w:hAnsi="宋体" w:cs="宋体" w:hint="eastAsia"/>
                <w:b/>
                <w:bCs/>
                <w:kern w:val="0"/>
                <w:sz w:val="22"/>
                <w:szCs w:val="22"/>
              </w:rPr>
              <w:t>值</w:t>
            </w:r>
          </w:p>
        </w:tc>
        <w:tc>
          <w:tcPr>
            <w:tcW w:w="4803" w:type="dxa"/>
            <w:noWrap/>
          </w:tcPr>
          <w:p w14:paraId="1ABDB205" w14:textId="77777777" w:rsidR="00EC5F28" w:rsidRDefault="00000000">
            <w:pPr>
              <w:widowControl/>
              <w:adjustRightInd/>
              <w:snapToGrid/>
              <w:ind w:firstLineChars="0" w:firstLine="0"/>
              <w:jc w:val="center"/>
              <w:rPr>
                <w:rFonts w:ascii="宋体" w:hAnsi="宋体" w:cs="宋体" w:hint="eastAsia"/>
                <w:b/>
                <w:bCs/>
                <w:kern w:val="0"/>
                <w:sz w:val="22"/>
                <w:szCs w:val="22"/>
              </w:rPr>
            </w:pPr>
            <w:r>
              <w:rPr>
                <w:rFonts w:ascii="宋体" w:hAnsi="宋体" w:cs="宋体" w:hint="eastAsia"/>
                <w:b/>
                <w:bCs/>
                <w:kern w:val="0"/>
                <w:sz w:val="22"/>
                <w:szCs w:val="22"/>
              </w:rPr>
              <w:t>说明</w:t>
            </w:r>
          </w:p>
        </w:tc>
      </w:tr>
      <w:tr w:rsidR="00EC5F28" w14:paraId="4EA3C83D" w14:textId="77777777" w:rsidTr="00EC5F28">
        <w:trPr>
          <w:trHeight w:val="280"/>
          <w:jc w:val="center"/>
        </w:trPr>
        <w:tc>
          <w:tcPr>
            <w:tcW w:w="960" w:type="dxa"/>
            <w:noWrap/>
            <w:vAlign w:val="center"/>
          </w:tcPr>
          <w:p w14:paraId="4889EADB" w14:textId="77777777" w:rsidR="00EC5F28" w:rsidRDefault="00000000">
            <w:pPr>
              <w:widowControl/>
              <w:adjustRightInd/>
              <w:snapToGrid/>
              <w:ind w:firstLineChars="0" w:firstLine="0"/>
              <w:jc w:val="center"/>
              <w:rPr>
                <w:rFonts w:cs="Times New Roman"/>
                <w:b/>
                <w:bCs/>
                <w:color w:val="000000"/>
                <w:kern w:val="0"/>
                <w:sz w:val="22"/>
                <w:szCs w:val="22"/>
              </w:rPr>
            </w:pPr>
            <w:r>
              <w:rPr>
                <w:rFonts w:cs="Times New Roman"/>
                <w:b/>
                <w:bCs/>
                <w:color w:val="000000"/>
                <w:kern w:val="0"/>
                <w:sz w:val="22"/>
                <w:szCs w:val="22"/>
              </w:rPr>
              <w:lastRenderedPageBreak/>
              <w:t>边际</w:t>
            </w:r>
            <w:r>
              <w:rPr>
                <w:rFonts w:cs="Times New Roman"/>
                <w:b/>
                <w:bCs/>
                <w:color w:val="000000"/>
                <w:kern w:val="0"/>
                <w:sz w:val="22"/>
                <w:szCs w:val="22"/>
              </w:rPr>
              <w:t>R</w:t>
            </w:r>
            <w:r>
              <w:rPr>
                <w:rFonts w:cs="Times New Roman"/>
                <w:b/>
                <w:bCs/>
                <w:color w:val="000000"/>
                <w:kern w:val="0"/>
                <w:sz w:val="22"/>
                <w:szCs w:val="22"/>
                <w:vertAlign w:val="superscript"/>
              </w:rPr>
              <w:t>2</w:t>
            </w:r>
          </w:p>
        </w:tc>
        <w:tc>
          <w:tcPr>
            <w:tcW w:w="1041" w:type="dxa"/>
            <w:noWrap/>
            <w:vAlign w:val="center"/>
          </w:tcPr>
          <w:p w14:paraId="6E03B2CA"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0.111595</w:t>
            </w:r>
          </w:p>
        </w:tc>
        <w:tc>
          <w:tcPr>
            <w:tcW w:w="4803" w:type="dxa"/>
            <w:noWrap/>
            <w:vAlign w:val="center"/>
          </w:tcPr>
          <w:p w14:paraId="1EEEEA6B"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由固定效应解释的方差比例</w:t>
            </w:r>
          </w:p>
        </w:tc>
      </w:tr>
      <w:tr w:rsidR="00EC5F28" w14:paraId="702A70EF" w14:textId="77777777" w:rsidTr="00EC5F28">
        <w:trPr>
          <w:trHeight w:val="280"/>
          <w:jc w:val="center"/>
        </w:trPr>
        <w:tc>
          <w:tcPr>
            <w:tcW w:w="960" w:type="dxa"/>
            <w:noWrap/>
            <w:vAlign w:val="center"/>
          </w:tcPr>
          <w:p w14:paraId="7C459CEE" w14:textId="77777777" w:rsidR="00EC5F28" w:rsidRDefault="00000000">
            <w:pPr>
              <w:widowControl/>
              <w:adjustRightInd/>
              <w:snapToGrid/>
              <w:ind w:firstLineChars="0" w:firstLine="0"/>
              <w:jc w:val="center"/>
              <w:rPr>
                <w:rFonts w:cs="Times New Roman"/>
                <w:b/>
                <w:bCs/>
                <w:color w:val="000000"/>
                <w:kern w:val="0"/>
                <w:sz w:val="22"/>
                <w:szCs w:val="22"/>
              </w:rPr>
            </w:pPr>
            <w:r>
              <w:rPr>
                <w:rFonts w:cs="Times New Roman"/>
                <w:b/>
                <w:bCs/>
                <w:color w:val="000000"/>
                <w:kern w:val="0"/>
                <w:sz w:val="22"/>
                <w:szCs w:val="22"/>
              </w:rPr>
              <w:t>条件</w:t>
            </w:r>
            <w:r>
              <w:rPr>
                <w:rFonts w:cs="Times New Roman"/>
                <w:b/>
                <w:bCs/>
                <w:color w:val="000000"/>
                <w:kern w:val="0"/>
                <w:sz w:val="22"/>
                <w:szCs w:val="22"/>
              </w:rPr>
              <w:t>R</w:t>
            </w:r>
            <w:r>
              <w:rPr>
                <w:rFonts w:cs="Times New Roman"/>
                <w:b/>
                <w:bCs/>
                <w:color w:val="000000"/>
                <w:kern w:val="0"/>
                <w:sz w:val="22"/>
                <w:szCs w:val="22"/>
                <w:vertAlign w:val="superscript"/>
              </w:rPr>
              <w:t>2</w:t>
            </w:r>
          </w:p>
        </w:tc>
        <w:tc>
          <w:tcPr>
            <w:tcW w:w="1041" w:type="dxa"/>
            <w:noWrap/>
            <w:vAlign w:val="center"/>
          </w:tcPr>
          <w:p w14:paraId="15A24F53"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0.782868</w:t>
            </w:r>
          </w:p>
        </w:tc>
        <w:tc>
          <w:tcPr>
            <w:tcW w:w="4803" w:type="dxa"/>
            <w:noWrap/>
            <w:vAlign w:val="center"/>
          </w:tcPr>
          <w:p w14:paraId="0EC9D62F" w14:textId="77777777" w:rsidR="00EC5F28" w:rsidRDefault="00000000">
            <w:pPr>
              <w:widowControl/>
              <w:adjustRightInd/>
              <w:snapToGrid/>
              <w:ind w:firstLineChars="0" w:firstLine="0"/>
              <w:jc w:val="center"/>
              <w:rPr>
                <w:rFonts w:cs="Times New Roman"/>
                <w:color w:val="000000"/>
                <w:kern w:val="0"/>
                <w:sz w:val="22"/>
                <w:szCs w:val="22"/>
              </w:rPr>
            </w:pPr>
            <w:r>
              <w:rPr>
                <w:rFonts w:cs="Times New Roman"/>
                <w:color w:val="000000"/>
                <w:kern w:val="0"/>
                <w:sz w:val="22"/>
                <w:szCs w:val="22"/>
              </w:rPr>
              <w:t>由固定效应和随机效应共同解释的方差比例</w:t>
            </w:r>
          </w:p>
        </w:tc>
      </w:tr>
    </w:tbl>
    <w:p w14:paraId="273B72F1" w14:textId="77777777" w:rsidR="00EC5F28" w:rsidRDefault="00EC5F28">
      <w:pPr>
        <w:pStyle w:val="paragraph"/>
        <w:spacing w:before="0" w:beforeAutospacing="0" w:after="0" w:afterAutospacing="0"/>
        <w:ind w:firstLine="360"/>
        <w:jc w:val="both"/>
        <w:textAlignment w:val="baseline"/>
        <w:rPr>
          <w:rFonts w:ascii="Segoe UI" w:hAnsi="Segoe UI" w:cs="Segoe UI"/>
          <w:sz w:val="18"/>
          <w:szCs w:val="18"/>
        </w:rPr>
      </w:pPr>
    </w:p>
    <w:p w14:paraId="2EB5539B" w14:textId="77777777" w:rsidR="00EC5F28" w:rsidRDefault="00000000">
      <w:pPr>
        <w:pStyle w:val="paragraph"/>
        <w:spacing w:before="0" w:beforeAutospacing="0" w:after="0" w:afterAutospacing="0"/>
        <w:ind w:firstLine="420"/>
        <w:jc w:val="both"/>
        <w:textAlignment w:val="baseline"/>
        <w:rPr>
          <w:rStyle w:val="eop"/>
          <w:rFonts w:ascii="Times New Roman" w:hAnsi="Times New Roman" w:cs="Times New Roman"/>
        </w:rPr>
      </w:pPr>
      <w:r>
        <w:rPr>
          <w:rStyle w:val="normaltextrun"/>
          <w:rFonts w:ascii="Times New Roman" w:hAnsi="Times New Roman" w:cs="Times New Roman"/>
        </w:rPr>
        <w:t>从</w:t>
      </w:r>
      <w:r>
        <w:rPr>
          <w:rStyle w:val="normaltextrun"/>
          <w:rFonts w:ascii="Times New Roman" w:hAnsi="Times New Roman" w:cs="Times New Roman" w:hint="eastAsia"/>
        </w:rPr>
        <w:t>表</w:t>
      </w:r>
      <w:r>
        <w:rPr>
          <w:rStyle w:val="normaltextrun"/>
          <w:rFonts w:ascii="Times New Roman" w:hAnsi="Times New Roman" w:cs="Times New Roman"/>
        </w:rPr>
        <w:t>2</w:t>
      </w:r>
      <w:r>
        <w:rPr>
          <w:rStyle w:val="normaltextrun"/>
          <w:rFonts w:ascii="Times New Roman" w:hAnsi="Times New Roman" w:cs="Times New Roman"/>
        </w:rPr>
        <w:t>中可以看出，条件</w:t>
      </w:r>
      <w:r>
        <w:rPr>
          <w:rStyle w:val="normaltextrun"/>
          <w:rFonts w:ascii="Times New Roman" w:hAnsi="Times New Roman" w:cs="Times New Roman"/>
        </w:rPr>
        <w:t>R</w:t>
      </w:r>
      <w:r>
        <w:rPr>
          <w:rStyle w:val="normaltextrun"/>
          <w:rFonts w:ascii="Times New Roman" w:hAnsi="Times New Roman" w:cs="Times New Roman"/>
          <w:vertAlign w:val="superscript"/>
        </w:rPr>
        <w:t>2</w:t>
      </w:r>
      <w:r>
        <w:rPr>
          <w:rStyle w:val="normaltextrun"/>
          <w:rFonts w:ascii="Times New Roman" w:hAnsi="Times New Roman" w:cs="Times New Roman"/>
        </w:rPr>
        <w:t>远高于边际</w:t>
      </w:r>
      <w:r>
        <w:rPr>
          <w:rStyle w:val="normaltextrun"/>
          <w:rFonts w:ascii="Times New Roman" w:hAnsi="Times New Roman" w:cs="Times New Roman"/>
        </w:rPr>
        <w:t>R</w:t>
      </w:r>
      <w:r>
        <w:rPr>
          <w:rStyle w:val="normaltextrun"/>
          <w:rFonts w:ascii="Times New Roman" w:hAnsi="Times New Roman" w:cs="Times New Roman"/>
          <w:vertAlign w:val="superscript"/>
        </w:rPr>
        <w:t>2</w:t>
      </w:r>
      <w:r>
        <w:rPr>
          <w:rStyle w:val="normaltextrun"/>
          <w:rFonts w:ascii="Times New Roman" w:hAnsi="Times New Roman" w:cs="Times New Roman"/>
        </w:rPr>
        <w:t>，这证明了考虑孕妇个体这一随机效应的正确性</w:t>
      </w:r>
      <w:r>
        <w:rPr>
          <w:rStyle w:val="normaltextrun"/>
          <w:rFonts w:ascii="Times New Roman" w:hAnsi="Times New Roman" w:cs="Times New Roman" w:hint="eastAsia"/>
        </w:rPr>
        <w:t>。</w:t>
      </w:r>
    </w:p>
    <w:p w14:paraId="7D5522CB" w14:textId="77777777" w:rsidR="00EC5F28" w:rsidRDefault="00000000">
      <w:pPr>
        <w:pStyle w:val="3"/>
        <w:numPr>
          <w:ilvl w:val="0"/>
          <w:numId w:val="0"/>
        </w:numPr>
        <w:spacing w:before="156"/>
      </w:pPr>
      <w:r>
        <w:rPr>
          <w:rFonts w:hint="eastAsia"/>
        </w:rPr>
        <w:t>6</w:t>
      </w:r>
      <w:r>
        <w:t>.3.3</w:t>
      </w:r>
      <w:r>
        <w:t>结果可视化</w:t>
      </w:r>
    </w:p>
    <w:p w14:paraId="4624BC82" w14:textId="6C5A9BEB" w:rsidR="00EC5F28" w:rsidRDefault="00000000">
      <w:pPr>
        <w:ind w:firstLine="480"/>
        <w:jc w:val="left"/>
        <w:rPr>
          <w:rStyle w:val="normaltextrun"/>
          <w:rFonts w:cs="Times New Roman"/>
          <w:kern w:val="0"/>
        </w:rPr>
      </w:pPr>
      <w:r>
        <w:rPr>
          <w:rStyle w:val="normaltextrun"/>
          <w:rFonts w:cs="Times New Roman"/>
          <w:kern w:val="0"/>
        </w:rPr>
        <w:t>考虑到原方程是四维空间中的三维超平面，不易进行可视化，且年龄这一变量与</w:t>
      </w:r>
      <w:r>
        <w:rPr>
          <w:rStyle w:val="normaltextrun"/>
          <w:rFonts w:cs="Times New Roman"/>
          <w:kern w:val="0"/>
        </w:rPr>
        <w:t>Y</w:t>
      </w:r>
      <w:r>
        <w:rPr>
          <w:rStyle w:val="normaltextrun"/>
          <w:rFonts w:cs="Times New Roman"/>
          <w:kern w:val="0"/>
        </w:rPr>
        <w:t>染色体浓度</w:t>
      </w:r>
      <w:r>
        <w:rPr>
          <w:rStyle w:val="normaltextrun"/>
          <w:rFonts w:cs="Times New Roman"/>
          <w:kern w:val="0"/>
        </w:rPr>
        <w:t>(</w:t>
      </w:r>
      <w:r>
        <w:rPr>
          <w:rStyle w:val="normaltextrun"/>
          <w:rFonts w:cs="Times New Roman"/>
          <w:kern w:val="0"/>
        </w:rPr>
        <w:t>显著性检验</w:t>
      </w:r>
      <w:r>
        <w:rPr>
          <w:rStyle w:val="normaltextrun"/>
          <w:rFonts w:cs="Times New Roman"/>
          <w:kern w:val="0"/>
        </w:rPr>
        <w:t>)</w:t>
      </w:r>
      <w:r>
        <w:rPr>
          <w:rStyle w:val="normaltextrun"/>
          <w:rFonts w:cs="Times New Roman"/>
          <w:kern w:val="0"/>
        </w:rPr>
        <w:t>、孕妇</w:t>
      </w:r>
      <w:r>
        <w:rPr>
          <w:rStyle w:val="normaltextrun"/>
          <w:rFonts w:cs="Times New Roman"/>
          <w:kern w:val="0"/>
        </w:rPr>
        <w:t xml:space="preserve">BMI(0.01 </w:t>
      </w:r>
      <w:proofErr w:type="spellStart"/>
      <w:r>
        <w:rPr>
          <w:rStyle w:val="normaltextrun"/>
          <w:rFonts w:cs="Times New Roman"/>
          <w:kern w:val="0"/>
        </w:rPr>
        <w:t>pearson</w:t>
      </w:r>
      <w:proofErr w:type="spellEnd"/>
      <w:r>
        <w:rPr>
          <w:rStyle w:val="normaltextrun"/>
          <w:rFonts w:cs="Times New Roman"/>
          <w:kern w:val="0"/>
        </w:rPr>
        <w:t>)</w:t>
      </w:r>
      <w:r>
        <w:rPr>
          <w:rStyle w:val="normaltextrun"/>
          <w:rFonts w:cs="Times New Roman"/>
          <w:kern w:val="0"/>
        </w:rPr>
        <w:t>、检测孕周</w:t>
      </w:r>
      <w:r>
        <w:rPr>
          <w:rStyle w:val="normaltextrun"/>
          <w:rFonts w:cs="Times New Roman"/>
          <w:kern w:val="0"/>
        </w:rPr>
        <w:t xml:space="preserve">(0.01 </w:t>
      </w:r>
      <w:proofErr w:type="spellStart"/>
      <w:r>
        <w:rPr>
          <w:rStyle w:val="normaltextrun"/>
          <w:rFonts w:cs="Times New Roman"/>
          <w:kern w:val="0"/>
        </w:rPr>
        <w:t>pearson</w:t>
      </w:r>
      <w:proofErr w:type="spellEnd"/>
      <w:r>
        <w:rPr>
          <w:rStyle w:val="normaltextrun"/>
          <w:rFonts w:cs="Times New Roman"/>
          <w:kern w:val="0"/>
        </w:rPr>
        <w:t>)</w:t>
      </w:r>
      <w:r>
        <w:rPr>
          <w:rStyle w:val="normaltextrun"/>
          <w:rFonts w:cs="Times New Roman"/>
          <w:kern w:val="0"/>
        </w:rPr>
        <w:t>的相关性均不强，单独以孕妇</w:t>
      </w:r>
      <w:r>
        <w:rPr>
          <w:rStyle w:val="normaltextrun"/>
          <w:rFonts w:cs="Times New Roman"/>
          <w:kern w:val="0"/>
        </w:rPr>
        <w:t>BMI</w:t>
      </w:r>
      <w:r>
        <w:rPr>
          <w:rStyle w:val="normaltextrun"/>
          <w:rFonts w:cs="Times New Roman"/>
          <w:kern w:val="0"/>
        </w:rPr>
        <w:t>和检测孕周为固定效应，进行模型的拟合，结果方程中，孕妇</w:t>
      </w:r>
      <w:r>
        <w:rPr>
          <w:rStyle w:val="normaltextrun"/>
          <w:rFonts w:cs="Times New Roman"/>
          <w:kern w:val="0"/>
        </w:rPr>
        <w:t>BMI</w:t>
      </w:r>
      <w:r>
        <w:rPr>
          <w:rStyle w:val="normaltextrun"/>
          <w:rFonts w:cs="Times New Roman"/>
          <w:kern w:val="0"/>
        </w:rPr>
        <w:t>和检测孕周的系数与方程</w:t>
      </w:r>
      <w:r>
        <w:rPr>
          <w:rStyle w:val="normaltextrun"/>
          <w:rFonts w:cs="Times New Roman"/>
          <w:kern w:val="0"/>
        </w:rPr>
        <w:t>(x)</w:t>
      </w:r>
      <w:r>
        <w:rPr>
          <w:rStyle w:val="normaltextrun"/>
          <w:rFonts w:cs="Times New Roman"/>
          <w:kern w:val="0"/>
        </w:rPr>
        <w:t>相同，</w:t>
      </w:r>
      <w:r w:rsidRPr="00A0154E">
        <w:rPr>
          <w:rStyle w:val="normaltextrun"/>
          <w:rFonts w:cs="Times New Roman"/>
          <w:kern w:val="0"/>
          <w:highlight w:val="yellow"/>
        </w:rPr>
        <w:t>故</w:t>
      </w:r>
      <w:r w:rsidRPr="00A0154E">
        <w:rPr>
          <w:rStyle w:val="normaltextrun"/>
          <w:rFonts w:cs="Times New Roman"/>
          <w:kern w:val="0"/>
          <w:highlight w:val="yellow"/>
        </w:rPr>
        <w:t>..</w:t>
      </w:r>
      <w:r w:rsidR="00A0154E">
        <w:rPr>
          <w:rStyle w:val="normaltextrun"/>
          <w:rFonts w:cs="Times New Roman" w:hint="eastAsia"/>
          <w:kern w:val="0"/>
          <w:highlight w:val="yellow"/>
        </w:rPr>
        <w:t>？</w:t>
      </w:r>
      <w:r>
        <w:rPr>
          <w:rStyle w:val="normaltextrun"/>
          <w:rFonts w:cs="Times New Roman"/>
          <w:kern w:val="0"/>
        </w:rPr>
        <w:t>。</w:t>
      </w:r>
      <w:r>
        <w:rPr>
          <w:rStyle w:val="normaltextrun"/>
          <w:rFonts w:cs="Times New Roman" w:hint="eastAsia"/>
          <w:kern w:val="0"/>
        </w:rPr>
        <w:t>图</w:t>
      </w:r>
      <w:r>
        <w:rPr>
          <w:rStyle w:val="normaltextrun"/>
          <w:rFonts w:cs="Times New Roman" w:hint="eastAsia"/>
          <w:kern w:val="0"/>
        </w:rPr>
        <w:t>2</w:t>
      </w:r>
      <w:r>
        <w:rPr>
          <w:rStyle w:val="normaltextrun"/>
          <w:rFonts w:cs="Times New Roman"/>
          <w:kern w:val="0"/>
        </w:rPr>
        <w:t>是</w:t>
      </w:r>
      <w:r>
        <w:rPr>
          <w:rStyle w:val="normaltextrun"/>
          <w:kern w:val="0"/>
        </w:rPr>
        <w:t>散点分布与拟合平面</w:t>
      </w:r>
      <w:r>
        <w:rPr>
          <w:rStyle w:val="normaltextrun"/>
          <w:rFonts w:hint="eastAsia"/>
          <w:kern w:val="0"/>
        </w:rPr>
        <w:t>的三维视图。</w:t>
      </w:r>
    </w:p>
    <w:p w14:paraId="0A609D53" w14:textId="77777777" w:rsidR="00EC5F28" w:rsidRDefault="00000000">
      <w:pPr>
        <w:pStyle w:val="paragraph"/>
        <w:spacing w:before="0" w:beforeAutospacing="0" w:after="0" w:afterAutospacing="0"/>
        <w:jc w:val="center"/>
        <w:textAlignment w:val="baseline"/>
        <w:rPr>
          <w:rFonts w:ascii="Segoe UI" w:hAnsi="Segoe UI" w:cs="Segoe UI"/>
          <w:sz w:val="18"/>
          <w:szCs w:val="18"/>
        </w:rPr>
      </w:pPr>
      <w:r>
        <w:rPr>
          <w:rFonts w:ascii="Times New Roman" w:hAnsi="Times New Roman" w:cstheme="minorBidi"/>
          <w:noProof/>
          <w:kern w:val="2"/>
        </w:rPr>
        <w:drawing>
          <wp:inline distT="0" distB="0" distL="0" distR="0" wp14:anchorId="78AEB690" wp14:editId="619EBB48">
            <wp:extent cx="5759450" cy="4311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a:xfrm>
                      <a:off x="0" y="0"/>
                      <a:ext cx="5759450" cy="4311650"/>
                    </a:xfrm>
                    <a:prstGeom prst="rect">
                      <a:avLst/>
                    </a:prstGeom>
                    <a:noFill/>
                    <a:ln>
                      <a:noFill/>
                    </a:ln>
                  </pic:spPr>
                </pic:pic>
              </a:graphicData>
            </a:graphic>
          </wp:inline>
        </w:drawing>
      </w:r>
    </w:p>
    <w:p w14:paraId="37802151" w14:textId="77777777" w:rsidR="00EC5F28" w:rsidRDefault="00000000">
      <w:pPr>
        <w:spacing w:afterLines="50" w:after="156"/>
        <w:ind w:firstLineChars="0" w:firstLine="0"/>
        <w:jc w:val="center"/>
        <w:rPr>
          <w:rFonts w:eastAsia="黑体" w:cs="Times New Roman"/>
          <w:sz w:val="21"/>
          <w:szCs w:val="21"/>
        </w:rPr>
      </w:pPr>
      <w:r>
        <w:rPr>
          <w:rFonts w:eastAsia="黑体" w:cs="Times New Roman" w:hint="eastAsia"/>
          <w:sz w:val="21"/>
          <w:szCs w:val="21"/>
        </w:rPr>
        <w:t>图</w:t>
      </w:r>
      <w:r>
        <w:rPr>
          <w:rFonts w:eastAsia="黑体" w:cs="Times New Roman" w:hint="eastAsia"/>
          <w:sz w:val="21"/>
          <w:szCs w:val="21"/>
        </w:rPr>
        <w:t>2</w:t>
      </w:r>
      <w:r>
        <w:rPr>
          <w:rFonts w:eastAsia="黑体" w:cs="Times New Roman"/>
          <w:sz w:val="21"/>
          <w:szCs w:val="21"/>
        </w:rPr>
        <w:t xml:space="preserve"> </w:t>
      </w:r>
      <w:r>
        <w:rPr>
          <w:rFonts w:eastAsia="黑体" w:cs="Times New Roman" w:hint="eastAsia"/>
          <w:sz w:val="21"/>
          <w:szCs w:val="21"/>
        </w:rPr>
        <w:t>散点分布与拟合平面</w:t>
      </w:r>
    </w:p>
    <w:p w14:paraId="498AE1B0" w14:textId="77777777" w:rsidR="00EC5F28" w:rsidRDefault="00000000">
      <w:pPr>
        <w:pStyle w:val="2"/>
        <w:spacing w:before="156" w:after="156"/>
      </w:pPr>
      <w:r>
        <w:t>结果与分析</w:t>
      </w:r>
    </w:p>
    <w:p w14:paraId="7000FECB" w14:textId="77777777" w:rsidR="00EC5F28" w:rsidRDefault="00000000">
      <w:pPr>
        <w:ind w:firstLine="480"/>
        <w:rPr>
          <w:color w:val="FF0000"/>
        </w:rPr>
      </w:pPr>
      <w:r>
        <w:rPr>
          <w:rFonts w:hint="eastAsia"/>
          <w:color w:val="FF0000"/>
        </w:rPr>
        <w:t>为了验证线性混合模型的优越性，我们使用了传统的普通最小二乘法</w:t>
      </w:r>
      <w:r>
        <w:rPr>
          <w:rFonts w:hint="eastAsia"/>
          <w:color w:val="FF0000"/>
        </w:rPr>
        <w:t>(</w:t>
      </w:r>
      <w:r>
        <w:rPr>
          <w:color w:val="FF0000"/>
        </w:rPr>
        <w:t>OLS)</w:t>
      </w:r>
      <w:r>
        <w:rPr>
          <w:rFonts w:hint="eastAsia"/>
          <w:color w:val="FF0000"/>
        </w:rPr>
        <w:t>拟合</w:t>
      </w:r>
      <w:r>
        <w:rPr>
          <w:rFonts w:hint="eastAsia"/>
          <w:color w:val="FF0000"/>
        </w:rPr>
        <w:t>Y</w:t>
      </w:r>
      <w:r>
        <w:rPr>
          <w:rFonts w:hint="eastAsia"/>
          <w:color w:val="FF0000"/>
        </w:rPr>
        <w:t>染色体浓度与</w:t>
      </w:r>
      <w:r>
        <w:rPr>
          <w:rStyle w:val="normaltextrun"/>
          <w:rFonts w:cs="Times New Roman"/>
          <w:color w:val="FF0000"/>
        </w:rPr>
        <w:t>孕妇</w:t>
      </w:r>
      <w:r>
        <w:rPr>
          <w:rStyle w:val="normaltextrun"/>
          <w:rFonts w:cs="Times New Roman"/>
          <w:color w:val="FF0000"/>
        </w:rPr>
        <w:t>BMI</w:t>
      </w:r>
      <w:r>
        <w:rPr>
          <w:rStyle w:val="normaltextrun"/>
          <w:rFonts w:cs="Times New Roman"/>
          <w:color w:val="FF0000"/>
        </w:rPr>
        <w:t>、孕周数</w:t>
      </w:r>
      <w:r>
        <w:rPr>
          <w:rStyle w:val="normaltextrun"/>
          <w:rFonts w:cs="Times New Roman" w:hint="eastAsia"/>
          <w:color w:val="FF0000"/>
        </w:rPr>
        <w:t>和</w:t>
      </w:r>
      <w:r>
        <w:rPr>
          <w:rStyle w:val="normaltextrun"/>
          <w:rFonts w:cs="Times New Roman"/>
          <w:color w:val="FF0000"/>
        </w:rPr>
        <w:t>年龄</w:t>
      </w:r>
      <w:r>
        <w:rPr>
          <w:rStyle w:val="normaltextrun"/>
          <w:rFonts w:cs="Times New Roman" w:hint="eastAsia"/>
          <w:color w:val="FF0000"/>
        </w:rPr>
        <w:t>的回归方程</w:t>
      </w:r>
      <w:r>
        <w:rPr>
          <w:rFonts w:hint="eastAsia"/>
          <w:color w:val="FF0000"/>
        </w:rPr>
        <w:t>。</w:t>
      </w:r>
      <w:r>
        <w:rPr>
          <w:rFonts w:hint="eastAsia"/>
        </w:rPr>
        <w:t>分别绘制线性混合效应模型和普通最小二乘法的残差图如图</w:t>
      </w:r>
      <w:r>
        <w:rPr>
          <w:rFonts w:hint="eastAsia"/>
        </w:rPr>
        <w:t>3</w:t>
      </w:r>
      <w:r>
        <w:rPr>
          <w:rFonts w:hint="eastAsia"/>
        </w:rPr>
        <w:t>所示。</w:t>
      </w:r>
    </w:p>
    <w:p w14:paraId="713B9420" w14:textId="77777777" w:rsidR="00EC5F28" w:rsidRDefault="00EC5F28">
      <w:pPr>
        <w:ind w:firstLine="480"/>
      </w:pPr>
    </w:p>
    <w:p w14:paraId="15AE7C80" w14:textId="77777777" w:rsidR="00EC5F28" w:rsidRDefault="00000000">
      <w:pPr>
        <w:pStyle w:val="paragraph"/>
        <w:spacing w:before="0" w:beforeAutospacing="0" w:after="0" w:afterAutospacing="0"/>
        <w:jc w:val="center"/>
        <w:textAlignment w:val="baseline"/>
        <w:rPr>
          <w:rStyle w:val="eop"/>
          <w:rFonts w:ascii="Times New Roman" w:hAnsi="Times New Roman" w:cs="Times New Roman"/>
        </w:rPr>
      </w:pPr>
      <w:r>
        <w:rPr>
          <w:rStyle w:val="eop"/>
          <w:rFonts w:ascii="Times New Roman" w:hAnsi="Times New Roman" w:cs="Times New Roman"/>
          <w:noProof/>
        </w:rPr>
        <w:lastRenderedPageBreak/>
        <w:drawing>
          <wp:inline distT="0" distB="0" distL="0" distR="0" wp14:anchorId="2183947F" wp14:editId="4FE48FB9">
            <wp:extent cx="5759450" cy="240093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a:xfrm>
                      <a:off x="0" y="0"/>
                      <a:ext cx="5759450" cy="2400935"/>
                    </a:xfrm>
                    <a:prstGeom prst="rect">
                      <a:avLst/>
                    </a:prstGeom>
                    <a:noFill/>
                    <a:ln>
                      <a:noFill/>
                    </a:ln>
                  </pic:spPr>
                </pic:pic>
              </a:graphicData>
            </a:graphic>
          </wp:inline>
        </w:drawing>
      </w:r>
    </w:p>
    <w:p w14:paraId="61EAEB20" w14:textId="77777777" w:rsidR="00EC5F28" w:rsidRDefault="00000000">
      <w:pPr>
        <w:spacing w:afterLines="50" w:after="156"/>
        <w:ind w:firstLineChars="0" w:firstLine="0"/>
        <w:jc w:val="center"/>
        <w:rPr>
          <w:rFonts w:eastAsia="黑体" w:cs="Times New Roman"/>
          <w:sz w:val="21"/>
          <w:szCs w:val="21"/>
        </w:rPr>
      </w:pPr>
      <w:r>
        <w:rPr>
          <w:rFonts w:eastAsia="黑体" w:cs="Times New Roman"/>
          <w:sz w:val="21"/>
          <w:szCs w:val="21"/>
        </w:rPr>
        <w:t>图</w:t>
      </w:r>
      <w:r>
        <w:rPr>
          <w:rFonts w:eastAsia="黑体" w:cs="Times New Roman" w:hint="eastAsia"/>
          <w:sz w:val="21"/>
          <w:szCs w:val="21"/>
        </w:rPr>
        <w:t>3</w:t>
      </w:r>
      <w:r>
        <w:rPr>
          <w:rFonts w:eastAsia="黑体" w:cs="Times New Roman"/>
          <w:sz w:val="21"/>
          <w:szCs w:val="21"/>
        </w:rPr>
        <w:t xml:space="preserve"> LMM</w:t>
      </w:r>
      <w:r>
        <w:rPr>
          <w:rFonts w:eastAsia="黑体" w:cs="Times New Roman"/>
          <w:sz w:val="21"/>
          <w:szCs w:val="21"/>
        </w:rPr>
        <w:t>和</w:t>
      </w:r>
      <w:r>
        <w:rPr>
          <w:rFonts w:eastAsia="黑体" w:cs="Times New Roman" w:hint="eastAsia"/>
          <w:sz w:val="21"/>
          <w:szCs w:val="21"/>
        </w:rPr>
        <w:t>O</w:t>
      </w:r>
      <w:r>
        <w:rPr>
          <w:rFonts w:eastAsia="黑体" w:cs="Times New Roman"/>
          <w:sz w:val="21"/>
          <w:szCs w:val="21"/>
        </w:rPr>
        <w:t>LS</w:t>
      </w:r>
      <w:r>
        <w:rPr>
          <w:rFonts w:eastAsia="黑体" w:cs="Times New Roman"/>
          <w:sz w:val="21"/>
          <w:szCs w:val="21"/>
        </w:rPr>
        <w:t>残差</w:t>
      </w:r>
      <w:r>
        <w:rPr>
          <w:rFonts w:eastAsia="黑体" w:cs="Times New Roman" w:hint="eastAsia"/>
          <w:sz w:val="21"/>
          <w:szCs w:val="21"/>
        </w:rPr>
        <w:t>分布</w:t>
      </w:r>
      <w:r>
        <w:rPr>
          <w:rFonts w:eastAsia="黑体" w:cs="Times New Roman"/>
          <w:sz w:val="21"/>
          <w:szCs w:val="21"/>
        </w:rPr>
        <w:t>对比</w:t>
      </w:r>
    </w:p>
    <w:p w14:paraId="0C4B2669" w14:textId="77777777" w:rsidR="00EC5F28" w:rsidRDefault="00000000">
      <w:pPr>
        <w:ind w:firstLine="480"/>
        <w:rPr>
          <w:del w:id="1" w:author="雪鹏 顾" w:date="1900-01-01T00:00:00Z"/>
          <w:rFonts w:cs="Times New Roman"/>
        </w:rPr>
      </w:pPr>
      <w:r>
        <w:rPr>
          <w:rStyle w:val="normaltextrun"/>
          <w:rFonts w:cs="Times New Roman"/>
        </w:rPr>
        <w:t>从上面的残差图可以看出，相比于忽略随机效应的传统</w:t>
      </w:r>
      <w:r>
        <w:rPr>
          <w:rStyle w:val="normaltextrun"/>
          <w:rFonts w:cs="Times New Roman"/>
        </w:rPr>
        <w:t>OLS</w:t>
      </w:r>
      <w:r>
        <w:rPr>
          <w:rStyle w:val="normaltextrun"/>
          <w:rFonts w:cs="Times New Roman"/>
        </w:rPr>
        <w:t>最小二乘法，线性混合效应模型的残差整体更优</w:t>
      </w:r>
      <w:r>
        <w:rPr>
          <w:rStyle w:val="normaltextrun"/>
          <w:rFonts w:cs="Times New Roman" w:hint="eastAsia"/>
        </w:rPr>
        <w:t>。</w:t>
      </w:r>
    </w:p>
    <w:bookmarkEnd w:id="0"/>
    <w:p w14:paraId="3A0D4052" w14:textId="77777777" w:rsidR="00EC5F28" w:rsidRDefault="00000000">
      <w:pPr>
        <w:pStyle w:val="1"/>
        <w:spacing w:before="156" w:after="156"/>
        <w:rPr>
          <w:lang w:eastAsia="zh"/>
        </w:rPr>
      </w:pPr>
      <w:r>
        <w:rPr>
          <w:rFonts w:hint="eastAsia"/>
          <w:lang w:eastAsia="zh"/>
        </w:rPr>
        <w:t>问题二的模型建立与求解</w:t>
      </w:r>
    </w:p>
    <w:p w14:paraId="296949C8" w14:textId="77777777" w:rsidR="00EC5F28" w:rsidRDefault="00000000">
      <w:pPr>
        <w:pStyle w:val="2"/>
        <w:numPr>
          <w:ilvl w:val="1"/>
          <w:numId w:val="5"/>
        </w:numPr>
        <w:spacing w:before="156" w:after="156"/>
      </w:pPr>
      <w:bookmarkStart w:id="2" w:name="_Hlk208004653"/>
      <w:r>
        <w:rPr>
          <w:rFonts w:hint="eastAsia"/>
        </w:rPr>
        <w:t>基于目标驱动决策树的</w:t>
      </w:r>
      <w:r>
        <w:rPr>
          <w:rFonts w:hint="eastAsia"/>
        </w:rPr>
        <w:t>BMI</w:t>
      </w:r>
      <w:r>
        <w:rPr>
          <w:rFonts w:hint="eastAsia"/>
        </w:rPr>
        <w:t>划分方案</w:t>
      </w:r>
    </w:p>
    <w:p w14:paraId="474035C7" w14:textId="77777777" w:rsidR="00EC5F28" w:rsidRDefault="00000000">
      <w:pPr>
        <w:pStyle w:val="3"/>
        <w:numPr>
          <w:ilvl w:val="0"/>
          <w:numId w:val="0"/>
        </w:numPr>
        <w:spacing w:before="156"/>
      </w:pPr>
      <w:r>
        <w:t xml:space="preserve">7.1.1 </w:t>
      </w:r>
      <w:bookmarkStart w:id="3" w:name="_Hlk208053816"/>
      <w:r>
        <w:rPr>
          <w:rFonts w:hint="eastAsia"/>
        </w:rPr>
        <w:t>孕妇个体</w:t>
      </w:r>
      <w:r>
        <w:rPr>
          <w:rFonts w:hint="eastAsia"/>
        </w:rPr>
        <w:t>Y</w:t>
      </w:r>
      <w:r>
        <w:rPr>
          <w:rFonts w:hint="eastAsia"/>
        </w:rPr>
        <w:t>染色体浓度达标孕周预测</w:t>
      </w:r>
      <w:bookmarkEnd w:id="3"/>
    </w:p>
    <w:p w14:paraId="055BEF02" w14:textId="77777777" w:rsidR="00EC5F28" w:rsidRDefault="00000000">
      <w:pPr>
        <w:ind w:firstLine="480"/>
      </w:pPr>
      <w:r>
        <w:rPr>
          <w:rFonts w:hint="eastAsia"/>
        </w:rPr>
        <w:t>由于存在“</w:t>
      </w:r>
      <w:r>
        <w:t>某些孕妇有多次采血多次检测或一次采血多次检测</w:t>
      </w:r>
      <w:r>
        <w:rPr>
          <w:rFonts w:hint="eastAsia"/>
        </w:rPr>
        <w:t>”的情况，因此数据集中存在大量的纵向数据。同一个孕妇个体的不同检测数据具有逻辑上的强相关性，不能简单的作为独立数据处理。因此，我们首先对检测数据进行孕妇个体化处理，预测每一位孕妇个体的</w:t>
      </w:r>
      <w:r>
        <w:rPr>
          <w:rFonts w:hint="eastAsia"/>
        </w:rPr>
        <w:t>Y</w:t>
      </w:r>
      <w:r>
        <w:rPr>
          <w:rFonts w:hint="eastAsia"/>
        </w:rPr>
        <w:t>染色体浓度达标孕</w:t>
      </w:r>
      <w:proofErr w:type="gramStart"/>
      <w:r>
        <w:rPr>
          <w:rFonts w:hint="eastAsia"/>
        </w:rPr>
        <w:t>周时间</w:t>
      </w:r>
      <w:proofErr w:type="gramEnd"/>
      <w:r>
        <w:rPr>
          <w:rFonts w:hint="eastAsia"/>
        </w:rPr>
        <w:t>的预测值。</w:t>
      </w:r>
    </w:p>
    <w:p w14:paraId="32ECDFCB" w14:textId="77777777" w:rsidR="00EC5F28" w:rsidRDefault="00000000">
      <w:pPr>
        <w:ind w:firstLine="480"/>
      </w:pPr>
      <w:r>
        <w:rPr>
          <w:rFonts w:hint="eastAsia"/>
        </w:rPr>
        <w:t>注意到样本中孕妇个体的纵向数据之间具有不同特性，我们将其划分为三个子样本：首次检测时</w:t>
      </w:r>
      <w:r>
        <w:rPr>
          <w:rFonts w:hint="eastAsia"/>
        </w:rPr>
        <w:t>Y</w:t>
      </w:r>
      <w:r>
        <w:rPr>
          <w:rFonts w:hint="eastAsia"/>
        </w:rPr>
        <w:t>染色体浓度已达标组；检测过程中</w:t>
      </w:r>
      <w:r>
        <w:rPr>
          <w:rFonts w:hint="eastAsia"/>
        </w:rPr>
        <w:t>Y</w:t>
      </w:r>
      <w:r>
        <w:rPr>
          <w:rFonts w:hint="eastAsia"/>
        </w:rPr>
        <w:t>染色体浓度达标组；检测过程中</w:t>
      </w:r>
      <w:r>
        <w:rPr>
          <w:rFonts w:hint="eastAsia"/>
        </w:rPr>
        <w:t>Y</w:t>
      </w:r>
      <w:r>
        <w:rPr>
          <w:rFonts w:hint="eastAsia"/>
        </w:rPr>
        <w:t>染色体浓度始终未达标组。分别对三个子样本实行不同的预测方法：</w:t>
      </w:r>
    </w:p>
    <w:p w14:paraId="44522DD6" w14:textId="77777777" w:rsidR="00EC5F28" w:rsidRDefault="00000000">
      <w:pPr>
        <w:pStyle w:val="ae"/>
        <w:numPr>
          <w:ilvl w:val="0"/>
          <w:numId w:val="6"/>
        </w:numPr>
        <w:ind w:firstLineChars="0"/>
      </w:pPr>
      <w:r>
        <w:rPr>
          <w:rFonts w:hint="eastAsia"/>
        </w:rPr>
        <w:t>首次检测时</w:t>
      </w:r>
      <w:r>
        <w:rPr>
          <w:rFonts w:hint="eastAsia"/>
        </w:rPr>
        <w:t>Y</w:t>
      </w:r>
      <w:r>
        <w:rPr>
          <w:rFonts w:hint="eastAsia"/>
        </w:rPr>
        <w:t>染色体浓度已达标组：</w:t>
      </w:r>
      <w:proofErr w:type="gramStart"/>
      <w:r>
        <w:rPr>
          <w:rFonts w:hint="eastAsia"/>
        </w:rPr>
        <w:t>取首次</w:t>
      </w:r>
      <w:proofErr w:type="gramEnd"/>
      <w:r>
        <w:rPr>
          <w:rFonts w:hint="eastAsia"/>
        </w:rPr>
        <w:t>检测时间作为达标孕周</w:t>
      </w:r>
    </w:p>
    <w:p w14:paraId="1FB54256" w14:textId="77777777" w:rsidR="00EC5F28" w:rsidRDefault="00000000">
      <w:pPr>
        <w:pStyle w:val="ae"/>
        <w:numPr>
          <w:ilvl w:val="0"/>
          <w:numId w:val="6"/>
        </w:numPr>
        <w:ind w:firstLineChars="0"/>
      </w:pPr>
      <w:r>
        <w:rPr>
          <w:rFonts w:hint="eastAsia"/>
        </w:rPr>
        <w:t>检测过程中</w:t>
      </w:r>
      <w:r>
        <w:rPr>
          <w:rFonts w:hint="eastAsia"/>
        </w:rPr>
        <w:t>Y</w:t>
      </w:r>
      <w:r>
        <w:rPr>
          <w:rFonts w:hint="eastAsia"/>
        </w:rPr>
        <w:t>染色体浓度达标组：取</w:t>
      </w:r>
      <w:r>
        <w:rPr>
          <w:rFonts w:hint="eastAsia"/>
        </w:rPr>
        <w:t>Y</w:t>
      </w:r>
      <w:r>
        <w:rPr>
          <w:rFonts w:hint="eastAsia"/>
        </w:rPr>
        <w:t>染色体浓度的、包含跨越点（</w:t>
      </w:r>
      <w:r>
        <w:rPr>
          <w:rFonts w:hint="eastAsia"/>
        </w:rPr>
        <w:t>Y</w:t>
      </w:r>
      <w:r>
        <w:rPr>
          <w:rFonts w:hint="eastAsia"/>
        </w:rPr>
        <w:t>染色体浓度值等于</w:t>
      </w:r>
      <w:r>
        <w:rPr>
          <w:rFonts w:hint="eastAsia"/>
        </w:rPr>
        <w:t>4%</w:t>
      </w:r>
      <w:r>
        <w:rPr>
          <w:rFonts w:hint="eastAsia"/>
        </w:rPr>
        <w:t>）的最长递增子序列，对其检测时间进行最小二乘线性回归拟合，并取达标浓度对应的时间作为达标孕周</w:t>
      </w:r>
    </w:p>
    <w:p w14:paraId="07BE9DAF" w14:textId="77777777" w:rsidR="00EC5F28" w:rsidRDefault="00000000">
      <w:pPr>
        <w:pStyle w:val="ae"/>
        <w:numPr>
          <w:ilvl w:val="0"/>
          <w:numId w:val="6"/>
        </w:numPr>
        <w:ind w:firstLineChars="0"/>
        <w:rPr>
          <w:highlight w:val="yellow"/>
        </w:rPr>
      </w:pPr>
      <w:r>
        <w:rPr>
          <w:rFonts w:hint="eastAsia"/>
          <w:highlight w:val="yellow"/>
        </w:rPr>
        <w:t>检测过程中</w:t>
      </w:r>
      <w:r>
        <w:rPr>
          <w:rFonts w:hint="eastAsia"/>
          <w:highlight w:val="yellow"/>
        </w:rPr>
        <w:t>Y</w:t>
      </w:r>
      <w:r>
        <w:rPr>
          <w:rFonts w:hint="eastAsia"/>
          <w:highlight w:val="yellow"/>
        </w:rPr>
        <w:t>染色体浓度始终未达标组：</w:t>
      </w:r>
      <w:proofErr w:type="gramStart"/>
      <w:r>
        <w:rPr>
          <w:rFonts w:hint="eastAsia"/>
          <w:highlight w:val="yellow"/>
        </w:rPr>
        <w:t>取最后</w:t>
      </w:r>
      <w:proofErr w:type="gramEnd"/>
      <w:r>
        <w:rPr>
          <w:rFonts w:hint="eastAsia"/>
          <w:highlight w:val="yellow"/>
        </w:rPr>
        <w:t>一次检测时间作为达标孕周</w:t>
      </w:r>
      <w:r>
        <w:rPr>
          <w:rFonts w:hint="eastAsia"/>
          <w:highlight w:val="yellow"/>
          <w:vertAlign w:val="superscript"/>
        </w:rPr>
        <w:t>1</w:t>
      </w:r>
    </w:p>
    <w:p w14:paraId="36B3FE25" w14:textId="77777777" w:rsidR="00EC5F28" w:rsidRDefault="00000000">
      <w:pPr>
        <w:pStyle w:val="3"/>
        <w:numPr>
          <w:ilvl w:val="0"/>
          <w:numId w:val="0"/>
        </w:numPr>
        <w:spacing w:before="156"/>
      </w:pPr>
      <w:r>
        <w:rPr>
          <w:rFonts w:hint="eastAsia"/>
        </w:rPr>
        <w:t>7</w:t>
      </w:r>
      <w:r>
        <w:t>.1.2</w:t>
      </w:r>
      <w:r>
        <w:rPr>
          <w:rFonts w:hint="eastAsia"/>
        </w:rPr>
        <w:t>目标驱动决策树的构建</w:t>
      </w:r>
    </w:p>
    <w:p w14:paraId="3229946E" w14:textId="77777777" w:rsidR="00EC5F28" w:rsidRDefault="00000000">
      <w:pPr>
        <w:ind w:firstLine="480"/>
      </w:pPr>
      <w:r>
        <w:rPr>
          <w:rFonts w:hint="eastAsia"/>
        </w:rPr>
        <w:t>为了对具有不同风险特征的孕妇群体进行有效划分，从而制定差异化的最优</w:t>
      </w:r>
      <w:r>
        <w:rPr>
          <w:rFonts w:hint="eastAsia"/>
        </w:rPr>
        <w:t>NIPT</w:t>
      </w:r>
      <w:r>
        <w:rPr>
          <w:rFonts w:hint="eastAsia"/>
        </w:rPr>
        <w:t>检测时间点分析，我们采用了目标驱动的决策树方法。以</w:t>
      </w:r>
      <w:r>
        <w:rPr>
          <w:rFonts w:cs="Times New Roman"/>
        </w:rPr>
        <w:t>Y</w:t>
      </w:r>
      <w:r>
        <w:rPr>
          <w:rFonts w:cs="Times New Roman"/>
        </w:rPr>
        <w:t>染色体浓度达标孕</w:t>
      </w:r>
      <w:proofErr w:type="gramStart"/>
      <w:r>
        <w:rPr>
          <w:rFonts w:cs="Times New Roman"/>
        </w:rPr>
        <w:t>周预测</w:t>
      </w:r>
      <w:proofErr w:type="gramEnd"/>
      <w:r>
        <w:rPr>
          <w:rFonts w:cs="Times New Roman"/>
        </w:rPr>
        <w:t>值</w:t>
      </w:r>
      <w:r>
        <w:rPr>
          <w:rFonts w:cs="Times New Roman" w:hint="eastAsia"/>
        </w:rPr>
        <w:t>作为回归目标</w:t>
      </w:r>
      <w:r>
        <w:rPr>
          <w:rFonts w:cs="Times New Roman"/>
        </w:rPr>
        <w:t>，</w:t>
      </w:r>
      <w:r>
        <w:rPr>
          <w:rFonts w:hint="eastAsia"/>
        </w:rPr>
        <w:t>孕妇个体的</w:t>
      </w:r>
      <w:r>
        <w:rPr>
          <w:rFonts w:hint="eastAsia"/>
        </w:rPr>
        <w:t>BMI</w:t>
      </w:r>
      <w:r>
        <w:rPr>
          <w:rFonts w:hint="eastAsia"/>
        </w:rPr>
        <w:t>值作为输入特征进行决策树划分。该方法会自动寻找最佳的</w:t>
      </w:r>
      <w:r>
        <w:rPr>
          <w:rFonts w:hint="eastAsia"/>
        </w:rPr>
        <w:t>BMI</w:t>
      </w:r>
      <w:r>
        <w:rPr>
          <w:rFonts w:hint="eastAsia"/>
        </w:rPr>
        <w:t>分割点以区分</w:t>
      </w:r>
      <w:r>
        <w:rPr>
          <w:rFonts w:hint="eastAsia"/>
        </w:rPr>
        <w:t>Y</w:t>
      </w:r>
      <w:r>
        <w:rPr>
          <w:rFonts w:hint="eastAsia"/>
        </w:rPr>
        <w:t>染色体浓度达标孕</w:t>
      </w:r>
      <w:proofErr w:type="gramStart"/>
      <w:r>
        <w:rPr>
          <w:rFonts w:hint="eastAsia"/>
        </w:rPr>
        <w:t>周时间</w:t>
      </w:r>
      <w:proofErr w:type="gramEnd"/>
      <w:r>
        <w:rPr>
          <w:rFonts w:hint="eastAsia"/>
        </w:rPr>
        <w:t>差异较大的孕妇群体。</w:t>
      </w:r>
    </w:p>
    <w:p w14:paraId="00300247" w14:textId="77777777" w:rsidR="00EC5F28" w:rsidRDefault="00EC5F28">
      <w:pPr>
        <w:ind w:firstLine="480"/>
      </w:pPr>
    </w:p>
    <w:p w14:paraId="4CD407C1" w14:textId="77777777" w:rsidR="00EC5F28" w:rsidRDefault="00000000">
      <w:pPr>
        <w:ind w:firstLineChars="0" w:firstLine="0"/>
        <w:jc w:val="center"/>
        <w:rPr>
          <w:rFonts w:cs="Times New Roman"/>
          <w:color w:val="FF0000"/>
        </w:rPr>
      </w:pPr>
      <w:r>
        <w:rPr>
          <w:rFonts w:cs="Times New Roman"/>
          <w:noProof/>
          <w:color w:val="FF0000"/>
        </w:rPr>
        <w:lastRenderedPageBreak/>
        <w:drawing>
          <wp:inline distT="0" distB="0" distL="0" distR="0" wp14:anchorId="0E6A7FE8" wp14:editId="26B996A3">
            <wp:extent cx="3452495" cy="1741805"/>
            <wp:effectExtent l="0" t="0" r="0" b="0"/>
            <wp:docPr id="102"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1"/>
                    <pic:cNvPicPr>
                      <a:picLocks noChangeAspect="1"/>
                    </pic:cNvPicPr>
                  </pic:nvPicPr>
                  <pic:blipFill>
                    <a:blip r:embed="rId163"/>
                    <a:stretch>
                      <a:fillRect/>
                    </a:stretch>
                  </pic:blipFill>
                  <pic:spPr>
                    <a:xfrm>
                      <a:off x="0" y="0"/>
                      <a:ext cx="3462262" cy="1746782"/>
                    </a:xfrm>
                    <a:prstGeom prst="rect">
                      <a:avLst/>
                    </a:prstGeom>
                  </pic:spPr>
                </pic:pic>
              </a:graphicData>
            </a:graphic>
          </wp:inline>
        </w:drawing>
      </w:r>
    </w:p>
    <w:p w14:paraId="7D3A4629" w14:textId="77777777" w:rsidR="00EC5F28" w:rsidRDefault="00000000">
      <w:pPr>
        <w:ind w:firstLineChars="0" w:firstLine="0"/>
        <w:jc w:val="center"/>
        <w:rPr>
          <w:rFonts w:cs="Times New Roman"/>
          <w:color w:val="FF0000"/>
        </w:rPr>
      </w:pPr>
      <w:r>
        <w:rPr>
          <w:rFonts w:cs="Times New Roman" w:hint="eastAsia"/>
          <w:color w:val="FF0000"/>
          <w:highlight w:val="yellow"/>
        </w:rPr>
        <w:t>（图片名称）</w:t>
      </w:r>
    </w:p>
    <w:p w14:paraId="3FA29352" w14:textId="77777777" w:rsidR="00EC5F28" w:rsidRDefault="00EC5F28">
      <w:pPr>
        <w:ind w:firstLineChars="0" w:firstLine="0"/>
        <w:jc w:val="center"/>
        <w:rPr>
          <w:rFonts w:cs="Times New Roman"/>
          <w:color w:val="FF0000"/>
        </w:rPr>
      </w:pPr>
    </w:p>
    <w:p w14:paraId="5AFA9784" w14:textId="77777777" w:rsidR="00EC5F28" w:rsidRDefault="00000000">
      <w:pPr>
        <w:ind w:firstLine="480"/>
      </w:pPr>
      <w:r>
        <w:rPr>
          <w:rFonts w:hint="eastAsia"/>
        </w:rPr>
        <w:t>我们遵循模型构建的奥</w:t>
      </w:r>
      <w:proofErr w:type="gramStart"/>
      <w:r>
        <w:rPr>
          <w:rFonts w:hint="eastAsia"/>
        </w:rPr>
        <w:t>姆</w:t>
      </w:r>
      <w:proofErr w:type="gramEnd"/>
      <w:r>
        <w:rPr>
          <w:rFonts w:hint="eastAsia"/>
        </w:rPr>
        <w:t>卡剃刀原则，即在保证模型泛化能力的前提下，选择最简洁的模型。为了使决策树具有较高的解释性和良好的泛化能力，我们对决策树的关键参数进行约束。具体而言，我们进行了以下约束：</w:t>
      </w:r>
    </w:p>
    <w:p w14:paraId="5A937DEA" w14:textId="77777777" w:rsidR="00EC5F28" w:rsidRDefault="00000000">
      <w:pPr>
        <w:pStyle w:val="ae"/>
        <w:numPr>
          <w:ilvl w:val="0"/>
          <w:numId w:val="7"/>
        </w:numPr>
        <w:ind w:firstLineChars="0"/>
      </w:pPr>
      <w:r>
        <w:rPr>
          <w:rFonts w:hint="eastAsia"/>
        </w:rPr>
        <w:t>最大深度：我们将决策树的最大深度限制为</w:t>
      </w:r>
      <w:r>
        <w:rPr>
          <w:rFonts w:hint="eastAsia"/>
        </w:rPr>
        <w:t>2</w:t>
      </w:r>
      <w:r>
        <w:rPr>
          <w:rFonts w:hint="eastAsia"/>
        </w:rPr>
        <w:t>，保证其叶节点数量最多为</w:t>
      </w:r>
      <w:r>
        <w:rPr>
          <w:rFonts w:hint="eastAsia"/>
        </w:rPr>
        <w:t>22=4</w:t>
      </w:r>
      <w:r>
        <w:rPr>
          <w:rFonts w:hint="eastAsia"/>
        </w:rPr>
        <w:t>个。这避免了在我们的样本数据量较少的前提下，决策树对训练数据中噪声的过度拟合。</w:t>
      </w:r>
    </w:p>
    <w:p w14:paraId="6752677A" w14:textId="77777777" w:rsidR="00EC5F28" w:rsidRDefault="00000000">
      <w:pPr>
        <w:pStyle w:val="ae"/>
        <w:numPr>
          <w:ilvl w:val="0"/>
          <w:numId w:val="7"/>
        </w:numPr>
        <w:ind w:firstLineChars="0"/>
      </w:pPr>
      <w:r>
        <w:rPr>
          <w:rFonts w:hint="eastAsia"/>
        </w:rPr>
        <w:t>叶节点最小样本数：我们设定每个叶节点必须至少包含</w:t>
      </w:r>
      <w:r>
        <w:rPr>
          <w:rFonts w:hint="eastAsia"/>
        </w:rPr>
        <w:t>15</w:t>
      </w:r>
      <w:r>
        <w:rPr>
          <w:rFonts w:hint="eastAsia"/>
        </w:rPr>
        <w:t>个样本，保证了每个分组都具有一定的代表意义，避免决策树产生样本数量过少、统计学意义不足的分组。</w:t>
      </w:r>
    </w:p>
    <w:p w14:paraId="5F589B9E" w14:textId="77777777" w:rsidR="00EC5F28" w:rsidRDefault="00000000">
      <w:pPr>
        <w:pStyle w:val="3"/>
        <w:numPr>
          <w:ilvl w:val="0"/>
          <w:numId w:val="0"/>
        </w:numPr>
        <w:spacing w:before="156"/>
      </w:pPr>
      <w:r>
        <w:rPr>
          <w:rFonts w:hint="eastAsia"/>
        </w:rPr>
        <w:t>7</w:t>
      </w:r>
      <w:r>
        <w:t xml:space="preserve">.1.3 </w:t>
      </w:r>
      <w:r>
        <w:rPr>
          <w:rFonts w:hint="eastAsia"/>
        </w:rPr>
        <w:t>决策树分组结果呈现</w:t>
      </w:r>
    </w:p>
    <w:p w14:paraId="6556F69B" w14:textId="77777777" w:rsidR="00EC5F28" w:rsidRDefault="00000000">
      <w:pPr>
        <w:ind w:firstLine="480"/>
        <w:jc w:val="center"/>
      </w:pPr>
      <w:r>
        <w:rPr>
          <w:noProof/>
        </w:rPr>
        <w:drawing>
          <wp:inline distT="0" distB="0" distL="0" distR="0" wp14:anchorId="38D4BD43" wp14:editId="546D8935">
            <wp:extent cx="3982085" cy="1936750"/>
            <wp:effectExtent l="0" t="0" r="0" b="6350"/>
            <wp:docPr id="14377471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47137" name="图片 2"/>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a:xfrm>
                      <a:off x="0" y="0"/>
                      <a:ext cx="3982085" cy="1936750"/>
                    </a:xfrm>
                    <a:prstGeom prst="rect">
                      <a:avLst/>
                    </a:prstGeom>
                    <a:noFill/>
                    <a:ln>
                      <a:noFill/>
                    </a:ln>
                  </pic:spPr>
                </pic:pic>
              </a:graphicData>
            </a:graphic>
          </wp:inline>
        </w:drawing>
      </w:r>
    </w:p>
    <w:p w14:paraId="543F7BF6" w14:textId="77777777" w:rsidR="00EC5F28" w:rsidRDefault="00000000">
      <w:pPr>
        <w:ind w:left="480" w:firstLineChars="0" w:firstLine="0"/>
        <w:jc w:val="center"/>
        <w:rPr>
          <w:color w:val="EE0000"/>
        </w:rPr>
      </w:pPr>
      <w:r>
        <w:rPr>
          <w:rFonts w:hint="eastAsia"/>
          <w:color w:val="EE0000"/>
          <w:highlight w:val="yellow"/>
        </w:rPr>
        <w:t>（决策树结果图）</w:t>
      </w:r>
    </w:p>
    <w:p w14:paraId="22837C89" w14:textId="77777777" w:rsidR="00EC5F28" w:rsidRDefault="00EC5F28">
      <w:pPr>
        <w:ind w:left="480" w:firstLineChars="0" w:firstLine="0"/>
        <w:jc w:val="center"/>
        <w:rPr>
          <w:color w:val="EE0000"/>
        </w:rPr>
      </w:pPr>
    </w:p>
    <w:p w14:paraId="294D6A63" w14:textId="77777777" w:rsidR="00EC5F28" w:rsidRDefault="00000000">
      <w:pPr>
        <w:ind w:left="480" w:firstLineChars="0" w:firstLine="0"/>
      </w:pPr>
      <w:r>
        <w:rPr>
          <w:rFonts w:hint="eastAsia"/>
        </w:rPr>
        <w:t>基于决策树结果，我们将孕妇群体根据</w:t>
      </w:r>
      <w:r>
        <w:rPr>
          <w:rFonts w:hint="eastAsia"/>
        </w:rPr>
        <w:t>BMI</w:t>
      </w:r>
      <w:proofErr w:type="gramStart"/>
      <w:r>
        <w:rPr>
          <w:rFonts w:hint="eastAsia"/>
        </w:rPr>
        <w:t>值分为</w:t>
      </w:r>
      <w:proofErr w:type="gramEnd"/>
      <w:r>
        <w:rPr>
          <w:rFonts w:hint="eastAsia"/>
        </w:rPr>
        <w:t>三组：</w:t>
      </w:r>
    </w:p>
    <w:p w14:paraId="19F730E8" w14:textId="77777777" w:rsidR="00EC5F28" w:rsidRDefault="00EC5F28">
      <w:pPr>
        <w:ind w:firstLine="480"/>
      </w:pPr>
    </w:p>
    <w:tbl>
      <w:tblPr>
        <w:tblStyle w:val="ad"/>
        <w:tblW w:w="0" w:type="auto"/>
        <w:jc w:val="center"/>
        <w:tblLook w:val="04A0" w:firstRow="1" w:lastRow="0" w:firstColumn="1" w:lastColumn="0" w:noHBand="0" w:noVBand="1"/>
      </w:tblPr>
      <w:tblGrid>
        <w:gridCol w:w="2657"/>
        <w:gridCol w:w="2657"/>
      </w:tblGrid>
      <w:tr w:rsidR="00EC5F28" w14:paraId="04206232" w14:textId="77777777" w:rsidTr="00EC5F28">
        <w:trPr>
          <w:cnfStyle w:val="100000000000" w:firstRow="1" w:lastRow="0" w:firstColumn="0" w:lastColumn="0" w:oddVBand="0" w:evenVBand="0" w:oddHBand="0" w:evenHBand="0" w:firstRowFirstColumn="0" w:firstRowLastColumn="0" w:lastRowFirstColumn="0" w:lastRowLastColumn="0"/>
          <w:trHeight w:val="328"/>
          <w:jc w:val="center"/>
        </w:trPr>
        <w:tc>
          <w:tcPr>
            <w:tcW w:w="2657" w:type="dxa"/>
            <w:vAlign w:val="center"/>
          </w:tcPr>
          <w:p w14:paraId="3B1BFF0F" w14:textId="77777777" w:rsidR="00EC5F28" w:rsidRDefault="00000000">
            <w:pPr>
              <w:ind w:firstLineChars="0" w:firstLine="0"/>
              <w:jc w:val="center"/>
              <w:rPr>
                <w:highlight w:val="yellow"/>
              </w:rPr>
            </w:pPr>
            <w:r>
              <w:rPr>
                <w:rFonts w:hint="eastAsia"/>
                <w:highlight w:val="yellow"/>
              </w:rPr>
              <w:t>B</w:t>
            </w:r>
            <w:r>
              <w:rPr>
                <w:highlight w:val="yellow"/>
              </w:rPr>
              <w:t>MI</w:t>
            </w:r>
            <w:r>
              <w:rPr>
                <w:rFonts w:hint="eastAsia"/>
                <w:highlight w:val="yellow"/>
              </w:rPr>
              <w:t>分组</w:t>
            </w:r>
          </w:p>
        </w:tc>
        <w:tc>
          <w:tcPr>
            <w:tcW w:w="2657" w:type="dxa"/>
            <w:vAlign w:val="center"/>
          </w:tcPr>
          <w:p w14:paraId="3C14C6EE" w14:textId="77777777" w:rsidR="00EC5F28" w:rsidRDefault="00000000">
            <w:pPr>
              <w:ind w:firstLineChars="0" w:firstLine="0"/>
              <w:jc w:val="center"/>
              <w:rPr>
                <w:highlight w:val="yellow"/>
              </w:rPr>
            </w:pPr>
            <w:r>
              <w:rPr>
                <w:rFonts w:hint="eastAsia"/>
                <w:highlight w:val="yellow"/>
              </w:rPr>
              <w:t>样本数</w:t>
            </w:r>
          </w:p>
        </w:tc>
      </w:tr>
      <w:tr w:rsidR="00EC5F28" w14:paraId="507B4382" w14:textId="77777777" w:rsidTr="00EC5F28">
        <w:trPr>
          <w:trHeight w:val="369"/>
          <w:jc w:val="center"/>
        </w:trPr>
        <w:tc>
          <w:tcPr>
            <w:tcW w:w="2657" w:type="dxa"/>
            <w:vAlign w:val="center"/>
          </w:tcPr>
          <w:p w14:paraId="6963C173" w14:textId="77777777" w:rsidR="00EC5F28" w:rsidRDefault="00EC5F28">
            <w:pPr>
              <w:ind w:firstLineChars="0" w:firstLine="0"/>
              <w:jc w:val="center"/>
            </w:pPr>
          </w:p>
        </w:tc>
        <w:tc>
          <w:tcPr>
            <w:tcW w:w="2657" w:type="dxa"/>
            <w:vAlign w:val="center"/>
          </w:tcPr>
          <w:p w14:paraId="330135D7" w14:textId="77777777" w:rsidR="00EC5F28" w:rsidRDefault="00EC5F28">
            <w:pPr>
              <w:ind w:firstLineChars="0" w:firstLine="0"/>
              <w:jc w:val="center"/>
            </w:pPr>
          </w:p>
        </w:tc>
      </w:tr>
      <w:tr w:rsidR="00EC5F28" w14:paraId="4F70608E" w14:textId="77777777" w:rsidTr="00EC5F28">
        <w:trPr>
          <w:trHeight w:val="364"/>
          <w:jc w:val="center"/>
        </w:trPr>
        <w:tc>
          <w:tcPr>
            <w:tcW w:w="2657" w:type="dxa"/>
            <w:vAlign w:val="center"/>
          </w:tcPr>
          <w:p w14:paraId="23D9BA3B" w14:textId="77777777" w:rsidR="00EC5F28" w:rsidRDefault="00EC5F28">
            <w:pPr>
              <w:ind w:firstLineChars="0" w:firstLine="0"/>
              <w:jc w:val="center"/>
            </w:pPr>
          </w:p>
        </w:tc>
        <w:tc>
          <w:tcPr>
            <w:tcW w:w="2657" w:type="dxa"/>
            <w:vAlign w:val="center"/>
          </w:tcPr>
          <w:p w14:paraId="72CA2167" w14:textId="77777777" w:rsidR="00EC5F28" w:rsidRDefault="00EC5F28">
            <w:pPr>
              <w:ind w:firstLineChars="0" w:firstLine="0"/>
              <w:jc w:val="center"/>
            </w:pPr>
          </w:p>
        </w:tc>
      </w:tr>
      <w:tr w:rsidR="00EC5F28" w14:paraId="7CD6F5D7" w14:textId="77777777" w:rsidTr="00EC5F28">
        <w:trPr>
          <w:trHeight w:val="364"/>
          <w:jc w:val="center"/>
        </w:trPr>
        <w:tc>
          <w:tcPr>
            <w:tcW w:w="2657" w:type="dxa"/>
            <w:vAlign w:val="center"/>
          </w:tcPr>
          <w:p w14:paraId="25351668" w14:textId="77777777" w:rsidR="00EC5F28" w:rsidRDefault="00EC5F28">
            <w:pPr>
              <w:ind w:firstLineChars="0" w:firstLine="0"/>
              <w:jc w:val="center"/>
            </w:pPr>
          </w:p>
        </w:tc>
        <w:tc>
          <w:tcPr>
            <w:tcW w:w="2657" w:type="dxa"/>
            <w:vAlign w:val="center"/>
          </w:tcPr>
          <w:p w14:paraId="00A96010" w14:textId="77777777" w:rsidR="00EC5F28" w:rsidRDefault="00EC5F28">
            <w:pPr>
              <w:ind w:firstLineChars="0" w:firstLine="0"/>
              <w:jc w:val="center"/>
            </w:pPr>
          </w:p>
        </w:tc>
      </w:tr>
    </w:tbl>
    <w:p w14:paraId="5DA22381" w14:textId="77777777" w:rsidR="00EC5F28" w:rsidRDefault="00EC5F28">
      <w:pPr>
        <w:ind w:firstLineChars="0" w:firstLine="0"/>
        <w:jc w:val="center"/>
        <w:rPr>
          <w:rFonts w:cs="Times New Roman"/>
          <w:color w:val="FF0000"/>
        </w:rPr>
      </w:pPr>
    </w:p>
    <w:bookmarkEnd w:id="2"/>
    <w:p w14:paraId="3038EE8C" w14:textId="0113ABE3" w:rsidR="00EC5F28" w:rsidRDefault="00000000">
      <w:pPr>
        <w:pStyle w:val="2"/>
        <w:spacing w:before="156" w:after="156"/>
      </w:pPr>
      <w:r>
        <w:t>生存分析</w:t>
      </w:r>
    </w:p>
    <w:p w14:paraId="13242CCE" w14:textId="77777777" w:rsidR="00EC5F28" w:rsidRDefault="00000000">
      <w:pPr>
        <w:ind w:firstLine="480"/>
      </w:pPr>
      <w:r>
        <w:rPr>
          <w:rFonts w:hint="eastAsia"/>
        </w:rPr>
        <w:t>为了检验我们上文提出的目标驱动决策树的分组方案的有效性，同时为后续的风险</w:t>
      </w:r>
      <w:r>
        <w:rPr>
          <w:rFonts w:hint="eastAsia"/>
        </w:rPr>
        <w:lastRenderedPageBreak/>
        <w:t>优化决策方案提供精确的风险概率函数模型，我们采用生存分析（</w:t>
      </w:r>
      <w:r>
        <w:t>Survival Analysis</w:t>
      </w:r>
      <w:r>
        <w:rPr>
          <w:rFonts w:hint="eastAsia"/>
        </w:rPr>
        <w:t>）作为统计工具。</w:t>
      </w:r>
    </w:p>
    <w:p w14:paraId="6DD79A4C" w14:textId="77777777" w:rsidR="00EC5F28" w:rsidRDefault="00000000">
      <w:pPr>
        <w:ind w:firstLine="480"/>
      </w:pPr>
      <w:r>
        <w:rPr>
          <w:rFonts w:hint="eastAsia"/>
        </w:rPr>
        <w:t>生存分析</w:t>
      </w:r>
      <w:r>
        <w:rPr>
          <w:rFonts w:hint="eastAsia"/>
        </w:rPr>
        <w:t>(</w:t>
      </w:r>
      <w:r>
        <w:t>Survival Analysis)</w:t>
      </w:r>
      <w:r>
        <w:rPr>
          <w:rFonts w:hint="eastAsia"/>
        </w:rPr>
        <w:t>是一个统计学领域，用于对事件发生时间的分布规律进行建模和分析预测，被广泛应用在医疗和公共卫生相关的研究中。其核心目标有三个：一是量化在某个时间点后，研究对象仍然未发生事件的概率，在本题中即是在某个时间点后，胎儿的</w:t>
      </w:r>
      <w:r>
        <w:rPr>
          <w:rFonts w:hint="eastAsia"/>
        </w:rPr>
        <w:t>Y</w:t>
      </w:r>
      <w:r>
        <w:rPr>
          <w:rFonts w:hint="eastAsia"/>
        </w:rPr>
        <w:t>染色体浓度仍未达标；二是分析影响因素，量化影响生存时间变量的影响程度；三是比较生存差异，当研究存在分组时，检验各组的生存曲线有无存在统计学差异。</w:t>
      </w:r>
    </w:p>
    <w:p w14:paraId="0347500C" w14:textId="77777777" w:rsidR="00EC5F28" w:rsidRDefault="00000000">
      <w:pPr>
        <w:ind w:firstLineChars="0" w:firstLine="480"/>
      </w:pPr>
      <w:r>
        <w:rPr>
          <w:rFonts w:hint="eastAsia"/>
        </w:rPr>
        <w:t>在本题的研究背景下，我们将生存分析的关键概念进行如下对应：</w:t>
      </w:r>
    </w:p>
    <w:p w14:paraId="61D68857" w14:textId="77777777" w:rsidR="00EC5F28" w:rsidRDefault="00000000">
      <w:pPr>
        <w:pStyle w:val="ae"/>
        <w:numPr>
          <w:ilvl w:val="0"/>
          <w:numId w:val="8"/>
        </w:numPr>
        <w:ind w:firstLineChars="0"/>
      </w:pPr>
      <w:r>
        <w:rPr>
          <w:rFonts w:hint="eastAsia"/>
        </w:rPr>
        <w:t>事件（</w:t>
      </w:r>
      <w:r>
        <w:t>Event</w:t>
      </w:r>
      <w:r>
        <w:rPr>
          <w:rFonts w:hint="eastAsia"/>
        </w:rPr>
        <w:t>）：</w:t>
      </w:r>
      <w:r>
        <w:t>胎儿的</w:t>
      </w:r>
      <w:r>
        <w:t>Y</w:t>
      </w:r>
      <w:r>
        <w:t>染色体浓度首次达到</w:t>
      </w:r>
      <w:r>
        <w:t>4%</w:t>
      </w:r>
      <w:r>
        <w:t>的阈值</w:t>
      </w:r>
    </w:p>
    <w:p w14:paraId="7E396358" w14:textId="77777777" w:rsidR="00EC5F28" w:rsidRDefault="00000000">
      <w:pPr>
        <w:pStyle w:val="ae"/>
        <w:numPr>
          <w:ilvl w:val="0"/>
          <w:numId w:val="8"/>
        </w:numPr>
        <w:ind w:firstLineChars="0"/>
      </w:pPr>
      <w:r>
        <w:t>时间</w:t>
      </w:r>
      <w:r>
        <w:t xml:space="preserve"> (Time)</w:t>
      </w:r>
      <w:r>
        <w:rPr>
          <w:rFonts w:hint="eastAsia"/>
        </w:rPr>
        <w:t xml:space="preserve"> </w:t>
      </w:r>
      <w:r>
        <w:rPr>
          <w:rFonts w:hint="eastAsia"/>
        </w:rPr>
        <w:t>：</w:t>
      </w:r>
      <w:r>
        <w:t>孕周</w:t>
      </w:r>
    </w:p>
    <w:p w14:paraId="7AA533D5" w14:textId="77777777" w:rsidR="00EC5F28" w:rsidRDefault="00000000">
      <w:pPr>
        <w:pStyle w:val="ae"/>
        <w:numPr>
          <w:ilvl w:val="0"/>
          <w:numId w:val="8"/>
        </w:numPr>
        <w:ind w:firstLineChars="0"/>
      </w:pPr>
      <w:r>
        <w:t>生存</w:t>
      </w:r>
      <w:r>
        <w:t xml:space="preserve"> (Survival)</w:t>
      </w:r>
      <w:r>
        <w:rPr>
          <w:rFonts w:hint="eastAsia"/>
        </w:rPr>
        <w:t xml:space="preserve"> </w:t>
      </w:r>
      <w:r>
        <w:rPr>
          <w:rFonts w:hint="eastAsia"/>
        </w:rPr>
        <w:t>：</w:t>
      </w:r>
      <w:r>
        <w:t>在孕周</w:t>
      </w:r>
      <w:r>
        <w:t>t</w:t>
      </w:r>
      <w:r>
        <w:t>时，</w:t>
      </w:r>
      <w:r>
        <w:t>Y</w:t>
      </w:r>
      <w:r>
        <w:t>染色体浓度仍未达标的状态。</w:t>
      </w:r>
    </w:p>
    <w:p w14:paraId="2EC25ECD" w14:textId="77777777" w:rsidR="00EC5F28" w:rsidRDefault="00000000">
      <w:pPr>
        <w:pStyle w:val="ae"/>
        <w:numPr>
          <w:ilvl w:val="0"/>
          <w:numId w:val="8"/>
        </w:numPr>
        <w:ind w:firstLineChars="0"/>
      </w:pPr>
      <w:proofErr w:type="gramStart"/>
      <w:r>
        <w:rPr>
          <w:rFonts w:hint="eastAsia"/>
        </w:rPr>
        <w:t>删</w:t>
      </w:r>
      <w:proofErr w:type="gramEnd"/>
      <w:r>
        <w:rPr>
          <w:rFonts w:hint="eastAsia"/>
        </w:rPr>
        <w:t>失（</w:t>
      </w:r>
      <w:r>
        <w:rPr>
          <w:rFonts w:hint="eastAsia"/>
        </w:rPr>
        <w:t>Censoring</w:t>
      </w:r>
      <w:r>
        <w:rPr>
          <w:rFonts w:hint="eastAsia"/>
        </w:rPr>
        <w:t>）：对于研究周期结束时（即最后一次检测时间）</w:t>
      </w:r>
      <w:r>
        <w:rPr>
          <w:rFonts w:hint="eastAsia"/>
        </w:rPr>
        <w:t>Y</w:t>
      </w:r>
      <w:r>
        <w:rPr>
          <w:rFonts w:hint="eastAsia"/>
        </w:rPr>
        <w:t>染色体浓度仍未达标的孕妇，我们只能掌握其达标时间晚于该时间的信息。这类不完整的信息被称为“右</w:t>
      </w:r>
      <w:proofErr w:type="gramStart"/>
      <w:r>
        <w:rPr>
          <w:rFonts w:hint="eastAsia"/>
        </w:rPr>
        <w:t>删</w:t>
      </w:r>
      <w:proofErr w:type="gramEnd"/>
      <w:r>
        <w:rPr>
          <w:rFonts w:hint="eastAsia"/>
        </w:rPr>
        <w:t>失数据”。生存分析能够科学且无偏的处理这类数据，这也是我们选择该方法的重要考虑因素。</w:t>
      </w:r>
    </w:p>
    <w:p w14:paraId="71BBB204" w14:textId="6AB5DB82" w:rsidR="00EC5F28" w:rsidRDefault="00000000">
      <w:pPr>
        <w:pStyle w:val="3"/>
        <w:numPr>
          <w:ilvl w:val="0"/>
          <w:numId w:val="0"/>
        </w:numPr>
        <w:spacing w:before="156"/>
        <w:rPr>
          <w:b/>
          <w:bCs/>
        </w:rPr>
      </w:pPr>
      <w:r>
        <w:rPr>
          <w:rFonts w:hint="eastAsia"/>
        </w:rPr>
        <w:t>7.2.1</w:t>
      </w:r>
      <w:r>
        <w:rPr>
          <w:b/>
          <w:bCs/>
        </w:rPr>
        <w:t>生存曲线与分组有效性验证</w:t>
      </w:r>
    </w:p>
    <w:p w14:paraId="48A93199" w14:textId="77777777" w:rsidR="00EC5F28" w:rsidRDefault="00000000">
      <w:pPr>
        <w:ind w:firstLine="480"/>
      </w:pPr>
      <w:r>
        <w:rPr>
          <w:rFonts w:hint="eastAsia"/>
        </w:rPr>
        <w:t>采用非参数的</w:t>
      </w:r>
      <w:r>
        <w:rPr>
          <w:b/>
          <w:bCs/>
        </w:rPr>
        <w:t>Kaplan-Meier</w:t>
      </w:r>
      <w:r>
        <w:rPr>
          <w:rFonts w:hint="eastAsia"/>
        </w:rPr>
        <w:t>方法，分别对</w:t>
      </w:r>
      <w:r>
        <w:rPr>
          <w:rFonts w:hint="eastAsia"/>
        </w:rPr>
        <w:t>7.1.3</w:t>
      </w:r>
      <w:r>
        <w:rPr>
          <w:rFonts w:hint="eastAsia"/>
        </w:rPr>
        <w:t>节确定的三个</w:t>
      </w:r>
      <w:r>
        <w:rPr>
          <w:rFonts w:hint="eastAsia"/>
        </w:rPr>
        <w:t>BMI</w:t>
      </w:r>
      <w:r>
        <w:rPr>
          <w:rFonts w:hint="eastAsia"/>
        </w:rPr>
        <w:t>分组（低</w:t>
      </w:r>
      <w:r>
        <w:rPr>
          <w:rFonts w:hint="eastAsia"/>
        </w:rPr>
        <w:t>BMI</w:t>
      </w:r>
      <w:r>
        <w:rPr>
          <w:rFonts w:hint="eastAsia"/>
        </w:rPr>
        <w:t>组，中</w:t>
      </w:r>
      <w:r>
        <w:rPr>
          <w:rFonts w:hint="eastAsia"/>
        </w:rPr>
        <w:t>BMI</w:t>
      </w:r>
      <w:r>
        <w:rPr>
          <w:rFonts w:hint="eastAsia"/>
        </w:rPr>
        <w:t>组，高</w:t>
      </w:r>
      <w:r>
        <w:rPr>
          <w:rFonts w:hint="eastAsia"/>
        </w:rPr>
        <w:t>BMI</w:t>
      </w:r>
      <w:r>
        <w:rPr>
          <w:rFonts w:hint="eastAsia"/>
        </w:rPr>
        <w:t>组）进行生存分析和生存曲线的绘制，</w:t>
      </w:r>
      <w:r>
        <w:rPr>
          <w:rFonts w:hint="eastAsia"/>
          <w:highlight w:val="yellow"/>
        </w:rPr>
        <w:t>如图</w:t>
      </w:r>
      <w:r>
        <w:rPr>
          <w:rFonts w:hint="eastAsia"/>
          <w:highlight w:val="yellow"/>
        </w:rPr>
        <w:t>X</w:t>
      </w:r>
      <w:r>
        <w:rPr>
          <w:rFonts w:hint="eastAsia"/>
          <w:highlight w:val="yellow"/>
        </w:rPr>
        <w:t>所示。</w:t>
      </w:r>
    </w:p>
    <w:p w14:paraId="1DE09506" w14:textId="77777777" w:rsidR="00EC5F28" w:rsidRDefault="00000000">
      <w:pPr>
        <w:ind w:firstLineChars="0" w:firstLine="0"/>
        <w:jc w:val="center"/>
        <w:rPr>
          <w:rFonts w:eastAsia="黑体" w:cs="Times New Roman"/>
          <w:sz w:val="21"/>
          <w:szCs w:val="21"/>
        </w:rPr>
      </w:pPr>
      <w:r>
        <w:rPr>
          <w:rFonts w:eastAsia="黑体" w:cs="Times New Roman" w:hint="eastAsia"/>
          <w:sz w:val="21"/>
          <w:szCs w:val="21"/>
          <w:highlight w:val="yellow"/>
        </w:rPr>
        <w:t>图</w:t>
      </w:r>
      <w:r>
        <w:rPr>
          <w:rFonts w:eastAsia="黑体" w:cs="Times New Roman" w:hint="eastAsia"/>
          <w:sz w:val="21"/>
          <w:szCs w:val="21"/>
          <w:highlight w:val="yellow"/>
        </w:rPr>
        <w:t>5</w:t>
      </w:r>
      <w:r>
        <w:rPr>
          <w:rFonts w:eastAsia="黑体" w:cs="Times New Roman"/>
          <w:sz w:val="21"/>
          <w:szCs w:val="21"/>
          <w:highlight w:val="yellow"/>
        </w:rPr>
        <w:t xml:space="preserve"> </w:t>
      </w:r>
      <w:r>
        <w:rPr>
          <w:rFonts w:eastAsia="黑体" w:cs="Times New Roman" w:hint="eastAsia"/>
          <w:sz w:val="21"/>
          <w:szCs w:val="21"/>
          <w:highlight w:val="yellow"/>
        </w:rPr>
        <w:t>不同分类下的</w:t>
      </w:r>
      <w:r>
        <w:rPr>
          <w:rFonts w:eastAsia="黑体" w:cs="Times New Roman"/>
          <w:sz w:val="21"/>
          <w:szCs w:val="21"/>
          <w:highlight w:val="yellow"/>
        </w:rPr>
        <w:t>Y</w:t>
      </w:r>
      <w:r>
        <w:rPr>
          <w:rFonts w:eastAsia="黑体" w:cs="Times New Roman" w:hint="eastAsia"/>
          <w:sz w:val="21"/>
          <w:szCs w:val="21"/>
          <w:highlight w:val="yellow"/>
        </w:rPr>
        <w:t>染色体浓度未达标生存概率曲线</w:t>
      </w:r>
      <w:r>
        <w:rPr>
          <w:rFonts w:eastAsia="黑体" w:cs="Times New Roman" w:hint="eastAsia"/>
          <w:sz w:val="21"/>
          <w:szCs w:val="21"/>
          <w:highlight w:val="yellow"/>
        </w:rPr>
        <w:t>(</w:t>
      </w:r>
      <w:r>
        <w:rPr>
          <w:rFonts w:eastAsia="黑体" w:cs="Times New Roman" w:hint="eastAsia"/>
          <w:sz w:val="21"/>
          <w:szCs w:val="21"/>
          <w:highlight w:val="yellow"/>
        </w:rPr>
        <w:t>三分组</w:t>
      </w:r>
      <w:r>
        <w:rPr>
          <w:rFonts w:eastAsia="黑体" w:cs="Times New Roman"/>
          <w:sz w:val="21"/>
          <w:szCs w:val="21"/>
          <w:highlight w:val="yellow"/>
        </w:rPr>
        <w:t>)</w:t>
      </w:r>
    </w:p>
    <w:p w14:paraId="4BC1C3DF" w14:textId="77777777" w:rsidR="00EC5F28" w:rsidRDefault="00000000">
      <w:pPr>
        <w:ind w:firstLine="480"/>
      </w:pPr>
      <w:r>
        <w:rPr>
          <w:rFonts w:hint="eastAsia"/>
          <w:highlight w:val="yellow"/>
        </w:rPr>
        <w:t>图</w:t>
      </w:r>
      <w:r>
        <w:rPr>
          <w:rFonts w:hint="eastAsia"/>
          <w:highlight w:val="yellow"/>
        </w:rPr>
        <w:t>X</w:t>
      </w:r>
      <w:r>
        <w:rPr>
          <w:rFonts w:hint="eastAsia"/>
        </w:rPr>
        <w:t>展示了不同</w:t>
      </w:r>
      <w:r>
        <w:rPr>
          <w:rFonts w:hint="eastAsia"/>
        </w:rPr>
        <w:t>BMI</w:t>
      </w:r>
      <w:r>
        <w:rPr>
          <w:rFonts w:hint="eastAsia"/>
        </w:rPr>
        <w:t>分组下，</w:t>
      </w:r>
      <w:r>
        <w:rPr>
          <w:rFonts w:hint="eastAsia"/>
        </w:rPr>
        <w:t>Y</w:t>
      </w:r>
      <w:r>
        <w:rPr>
          <w:rFonts w:hint="eastAsia"/>
        </w:rPr>
        <w:t>染色体浓度未达标的概率（即生存概率）随孕妇</w:t>
      </w:r>
      <w:proofErr w:type="gramStart"/>
      <w:r>
        <w:rPr>
          <w:rFonts w:hint="eastAsia"/>
        </w:rPr>
        <w:t>孕</w:t>
      </w:r>
      <w:proofErr w:type="gramEnd"/>
      <w:r>
        <w:rPr>
          <w:rFonts w:hint="eastAsia"/>
        </w:rPr>
        <w:t>周数变化的过程。分析结果可知：</w:t>
      </w:r>
    </w:p>
    <w:p w14:paraId="638420CB" w14:textId="77777777" w:rsidR="00EC5F28" w:rsidRDefault="00000000">
      <w:pPr>
        <w:pStyle w:val="ae"/>
        <w:numPr>
          <w:ilvl w:val="0"/>
          <w:numId w:val="9"/>
        </w:numPr>
        <w:ind w:firstLineChars="0"/>
      </w:pPr>
      <w:r>
        <w:rPr>
          <w:rFonts w:hint="eastAsia"/>
        </w:rPr>
        <w:t>普遍规律：所有组别的生存曲线都呈现出单调递减趋势，表明随着孕周的增加，孕妇群体达标的比例在不断上升，与临床经验一致。</w:t>
      </w:r>
    </w:p>
    <w:p w14:paraId="5EEB0355" w14:textId="77777777" w:rsidR="00EC5F28" w:rsidRDefault="00000000">
      <w:pPr>
        <w:pStyle w:val="ae"/>
        <w:numPr>
          <w:ilvl w:val="0"/>
          <w:numId w:val="9"/>
        </w:numPr>
        <w:ind w:firstLineChars="0"/>
      </w:pPr>
      <w:r>
        <w:rPr>
          <w:rFonts w:hint="eastAsia"/>
        </w:rPr>
        <w:t>显著的组间差异：三条曲线呈现出明显的差异性。代表高</w:t>
      </w:r>
      <w:r>
        <w:rPr>
          <w:rFonts w:hint="eastAsia"/>
        </w:rPr>
        <w:t>BMI</w:t>
      </w:r>
      <w:r>
        <w:rPr>
          <w:rFonts w:hint="eastAsia"/>
        </w:rPr>
        <w:t>组的绿色曲线</w:t>
      </w:r>
      <w:r>
        <w:t>在整个观测周期内都几乎位于最上方，表明该组孕妇的</w:t>
      </w:r>
      <w:r>
        <w:rPr>
          <w:rFonts w:hint="eastAsia"/>
        </w:rPr>
        <w:t>Y</w:t>
      </w:r>
      <w:r>
        <w:rPr>
          <w:rFonts w:hint="eastAsia"/>
        </w:rPr>
        <w:t>染色体浓度</w:t>
      </w:r>
      <w:r>
        <w:t>达标速度最慢</w:t>
      </w:r>
      <w:r>
        <w:rPr>
          <w:rFonts w:hint="eastAsia"/>
        </w:rPr>
        <w:t>。而代表低</w:t>
      </w:r>
      <w:r>
        <w:rPr>
          <w:rFonts w:hint="eastAsia"/>
        </w:rPr>
        <w:t>BMI</w:t>
      </w:r>
      <w:r>
        <w:rPr>
          <w:rFonts w:hint="eastAsia"/>
        </w:rPr>
        <w:t>组的蓝色曲线和代表中</w:t>
      </w:r>
      <w:r>
        <w:rPr>
          <w:rFonts w:hint="eastAsia"/>
        </w:rPr>
        <w:t>BMI</w:t>
      </w:r>
      <w:r>
        <w:rPr>
          <w:rFonts w:hint="eastAsia"/>
        </w:rPr>
        <w:t>组的橙色曲线在</w:t>
      </w:r>
      <w:r>
        <w:rPr>
          <w:rFonts w:hint="eastAsia"/>
        </w:rPr>
        <w:t>16</w:t>
      </w:r>
      <w:r>
        <w:rPr>
          <w:rFonts w:hint="eastAsia"/>
        </w:rPr>
        <w:t>孕周之后也存在明显差异。</w:t>
      </w:r>
    </w:p>
    <w:p w14:paraId="78EBA9D2" w14:textId="77777777" w:rsidR="00EC5F28" w:rsidRDefault="00000000">
      <w:pPr>
        <w:ind w:firstLineChars="0" w:firstLine="420"/>
      </w:pPr>
      <w:r>
        <w:rPr>
          <w:rFonts w:hint="eastAsia"/>
        </w:rPr>
        <w:t>为了定量的判断我们的</w:t>
      </w:r>
      <w:r>
        <w:rPr>
          <w:rFonts w:hint="eastAsia"/>
        </w:rPr>
        <w:t>BMI</w:t>
      </w:r>
      <w:r>
        <w:rPr>
          <w:rFonts w:hint="eastAsia"/>
        </w:rPr>
        <w:t>分组是否具有统计学意义，我们采用了对数秩检验（</w:t>
      </w:r>
      <w:r>
        <w:t>Log-rank Test</w:t>
      </w:r>
      <w:r>
        <w:rPr>
          <w:rFonts w:hint="eastAsia"/>
        </w:rPr>
        <w:t>）。</w:t>
      </w:r>
      <w:r>
        <w:t>检验结果显示，三</w:t>
      </w:r>
      <w:r>
        <w:rPr>
          <w:rFonts w:hint="eastAsia"/>
        </w:rPr>
        <w:t>个</w:t>
      </w:r>
      <w:r>
        <w:t>组</w:t>
      </w:r>
      <w:r>
        <w:rPr>
          <w:rFonts w:hint="eastAsia"/>
        </w:rPr>
        <w:t>别</w:t>
      </w:r>
      <w:r>
        <w:t>之间的生存曲线存在统计学</w:t>
      </w:r>
      <w:r>
        <w:rPr>
          <w:rFonts w:hint="eastAsia"/>
        </w:rPr>
        <w:t>意义上的</w:t>
      </w:r>
      <w:r>
        <w:t>显著差异</w:t>
      </w:r>
      <w:r>
        <w:t xml:space="preserve"> (p-value &lt; 0.</w:t>
      </w:r>
      <w:r>
        <w:rPr>
          <w:rFonts w:hint="eastAsia"/>
        </w:rPr>
        <w:t>05</w:t>
      </w:r>
      <w:r>
        <w:t>)</w:t>
      </w:r>
      <w:r>
        <w:rPr>
          <w:rFonts w:hint="eastAsia"/>
        </w:rPr>
        <w:t>。这个结果也证明了我们基于决策树得到的分组方案是合理的，能够</w:t>
      </w:r>
      <w:proofErr w:type="gramStart"/>
      <w:r>
        <w:rPr>
          <w:rFonts w:hint="eastAsia"/>
        </w:rPr>
        <w:t>有效将</w:t>
      </w:r>
      <w:proofErr w:type="gramEnd"/>
      <w:r>
        <w:rPr>
          <w:rFonts w:hint="eastAsia"/>
        </w:rPr>
        <w:t>具有不同</w:t>
      </w:r>
      <w:r>
        <w:rPr>
          <w:rFonts w:hint="eastAsia"/>
        </w:rPr>
        <w:t>NIPT</w:t>
      </w:r>
      <w:r>
        <w:rPr>
          <w:rFonts w:hint="eastAsia"/>
        </w:rPr>
        <w:t>检测时间风险特征的孕妇群体区分开。</w:t>
      </w:r>
    </w:p>
    <w:p w14:paraId="03DEC43F" w14:textId="77777777" w:rsidR="00EC5F28" w:rsidRDefault="00000000">
      <w:pPr>
        <w:ind w:firstLineChars="0" w:firstLine="0"/>
        <w:jc w:val="center"/>
      </w:pPr>
      <w:r>
        <w:rPr>
          <w:rFonts w:hint="eastAsia"/>
          <w:highlight w:val="yellow"/>
        </w:rPr>
        <w:t>（</w:t>
      </w:r>
      <w:proofErr w:type="spellStart"/>
      <w:r>
        <w:rPr>
          <w:rFonts w:hint="eastAsia"/>
          <w:highlight w:val="yellow"/>
        </w:rPr>
        <w:t>pvalue</w:t>
      </w:r>
      <w:proofErr w:type="spellEnd"/>
      <w:r>
        <w:rPr>
          <w:rFonts w:hint="eastAsia"/>
          <w:highlight w:val="yellow"/>
        </w:rPr>
        <w:t>三线表）</w:t>
      </w:r>
    </w:p>
    <w:p w14:paraId="141B482E" w14:textId="7774B5D2" w:rsidR="00EC5F28" w:rsidRDefault="00000000">
      <w:pPr>
        <w:pStyle w:val="3"/>
        <w:numPr>
          <w:ilvl w:val="0"/>
          <w:numId w:val="0"/>
        </w:numPr>
        <w:spacing w:before="156"/>
        <w:rPr>
          <w:b/>
          <w:bCs/>
        </w:rPr>
      </w:pPr>
      <w:r>
        <w:rPr>
          <w:rFonts w:hint="eastAsia"/>
          <w:b/>
          <w:bCs/>
        </w:rPr>
        <w:t>7.2.2</w:t>
      </w:r>
      <w:r>
        <w:rPr>
          <w:rFonts w:hint="eastAsia"/>
          <w:b/>
          <w:bCs/>
        </w:rPr>
        <w:t>风险概率</w:t>
      </w:r>
      <w:r w:rsidR="00F34077">
        <w:rPr>
          <w:rFonts w:hint="eastAsia"/>
          <w:b/>
          <w:bCs/>
        </w:rPr>
        <w:t>的量化</w:t>
      </w:r>
    </w:p>
    <w:p w14:paraId="75ACD563" w14:textId="77777777" w:rsidR="00EC5F28" w:rsidRDefault="00000000">
      <w:pPr>
        <w:ind w:firstLine="480"/>
      </w:pPr>
      <w:r>
        <w:rPr>
          <w:rFonts w:hint="eastAsia"/>
        </w:rPr>
        <w:t>在生存曲线的构建过程中，我们天然地得到了不同分组的一个概率计算引擎。我们假设孕妇数据样本具有一定的代表性，那么</w:t>
      </w:r>
      <w:r>
        <w:t>对于</w:t>
      </w:r>
      <w:r>
        <w:rPr>
          <w:rFonts w:hint="eastAsia"/>
        </w:rPr>
        <w:t>孕妇</w:t>
      </w:r>
      <w:r>
        <w:t>群体而言，在时间点的失败风险，可以量化为该群体在该时间点</w:t>
      </w:r>
      <w:r>
        <w:rPr>
          <w:b/>
          <w:bCs/>
        </w:rPr>
        <w:t>尚未达标的比例</w:t>
      </w:r>
      <w:r>
        <w:t>。这恰好就是我们</w:t>
      </w:r>
      <w:r>
        <w:rPr>
          <w:b/>
          <w:bCs/>
        </w:rPr>
        <w:t>生存分析中生存函数的定义</w:t>
      </w:r>
      <w:r>
        <w:t>。</w:t>
      </w:r>
    </w:p>
    <w:p w14:paraId="02833E84" w14:textId="77777777" w:rsidR="00EC5F28" w:rsidRDefault="00000000">
      <w:pPr>
        <w:ind w:firstLine="480"/>
      </w:pPr>
      <w:r>
        <w:rPr>
          <w:rFonts w:hint="eastAsia"/>
        </w:rPr>
        <w:t>因此，对于组别</w:t>
      </w:r>
      <w:r>
        <w:rPr>
          <w:rFonts w:hint="eastAsia"/>
        </w:rPr>
        <w:t>k</w:t>
      </w:r>
      <w:r>
        <w:rPr>
          <w:rFonts w:hint="eastAsia"/>
        </w:rPr>
        <w:t>的孕妇</w:t>
      </w:r>
      <w:proofErr w:type="spellStart"/>
      <w:r>
        <w:rPr>
          <w:rFonts w:hint="eastAsia"/>
        </w:rPr>
        <w:t>i</w:t>
      </w:r>
      <w:proofErr w:type="spellEnd"/>
      <w:r>
        <w:rPr>
          <w:rFonts w:hint="eastAsia"/>
        </w:rPr>
        <w:t>，其在孕周</w:t>
      </w:r>
      <w:r>
        <w:rPr>
          <w:rFonts w:hint="eastAsia"/>
        </w:rPr>
        <w:t>T</w:t>
      </w:r>
      <w:r>
        <w:rPr>
          <w:rFonts w:hint="eastAsia"/>
        </w:rPr>
        <w:t>时检测失败的概率可以定义为：</w:t>
      </w:r>
    </w:p>
    <w:p w14:paraId="0001F1B3" w14:textId="77777777" w:rsidR="00EC5F28" w:rsidRDefault="00000000">
      <w:pPr>
        <w:ind w:firstLine="480"/>
        <w:rPr>
          <w:highlight w:val="yellow"/>
        </w:rPr>
      </w:pPr>
      <w:r>
        <w:rPr>
          <w:rFonts w:hint="eastAsia"/>
          <w:highlight w:val="yellow"/>
        </w:rPr>
        <w:t>（公式</w:t>
      </w:r>
      <w:r>
        <w:rPr>
          <w:rFonts w:hint="eastAsia"/>
          <w:highlight w:val="yellow"/>
        </w:rPr>
        <w:t>1</w:t>
      </w:r>
      <w:r>
        <w:rPr>
          <w:rFonts w:hint="eastAsia"/>
          <w:highlight w:val="yellow"/>
        </w:rPr>
        <w:t>）</w:t>
      </w:r>
    </w:p>
    <w:p w14:paraId="65A205CB" w14:textId="77777777" w:rsidR="00EC5F28" w:rsidRDefault="00000000">
      <w:pPr>
        <w:ind w:firstLine="480"/>
      </w:pPr>
      <w:r>
        <w:rPr>
          <w:rFonts w:hint="eastAsia"/>
        </w:rPr>
        <w:t>相应的，检测成功的概率可以定义为：</w:t>
      </w:r>
    </w:p>
    <w:p w14:paraId="13C51C34" w14:textId="77777777" w:rsidR="00EC5F28" w:rsidRDefault="00000000">
      <w:pPr>
        <w:ind w:firstLine="480"/>
        <w:rPr>
          <w:highlight w:val="yellow"/>
        </w:rPr>
      </w:pPr>
      <w:r>
        <w:rPr>
          <w:rFonts w:hint="eastAsia"/>
          <w:highlight w:val="yellow"/>
        </w:rPr>
        <w:t>（公式</w:t>
      </w:r>
      <w:r>
        <w:rPr>
          <w:rFonts w:hint="eastAsia"/>
          <w:highlight w:val="yellow"/>
        </w:rPr>
        <w:t>1.1</w:t>
      </w:r>
      <w:r>
        <w:rPr>
          <w:rFonts w:hint="eastAsia"/>
          <w:highlight w:val="yellow"/>
        </w:rPr>
        <w:t>）</w:t>
      </w:r>
    </w:p>
    <w:p w14:paraId="0BD7A952" w14:textId="77777777" w:rsidR="00EC5F28" w:rsidRDefault="00000000">
      <w:pPr>
        <w:pStyle w:val="2"/>
        <w:spacing w:before="156" w:after="156"/>
      </w:pPr>
      <w:r>
        <w:rPr>
          <w:rFonts w:hint="eastAsia"/>
        </w:rPr>
        <w:lastRenderedPageBreak/>
        <w:t>优化模型确定</w:t>
      </w:r>
      <w:r>
        <w:t>NIPT</w:t>
      </w:r>
      <w:r>
        <w:rPr>
          <w:rFonts w:hint="eastAsia"/>
        </w:rPr>
        <w:t>最优时点</w:t>
      </w:r>
    </w:p>
    <w:p w14:paraId="6B876BA1" w14:textId="77777777" w:rsidR="00EC5F28" w:rsidRDefault="00000000">
      <w:pPr>
        <w:pStyle w:val="3"/>
        <w:numPr>
          <w:ilvl w:val="0"/>
          <w:numId w:val="0"/>
        </w:numPr>
        <w:spacing w:before="156"/>
      </w:pPr>
      <w:r>
        <w:rPr>
          <w:rFonts w:hint="eastAsia"/>
        </w:rPr>
        <w:t>7</w:t>
      </w:r>
      <w:r>
        <w:t>.3.1</w:t>
      </w:r>
      <w:r>
        <w:rPr>
          <w:rFonts w:hint="eastAsia"/>
        </w:rPr>
        <w:t>目标函数的构建</w:t>
      </w:r>
    </w:p>
    <w:p w14:paraId="4538EC36" w14:textId="77777777" w:rsidR="00EC5F28" w:rsidRDefault="00000000">
      <w:pPr>
        <w:ind w:firstLine="480"/>
      </w:pPr>
      <w:r>
        <w:rPr>
          <w:rFonts w:hint="eastAsia"/>
        </w:rPr>
        <w:t>根据临床实践经验，我们将孕妇在</w:t>
      </w:r>
      <w:r>
        <w:rPr>
          <w:rFonts w:hint="eastAsia"/>
        </w:rPr>
        <w:t>NIPT</w:t>
      </w:r>
      <w:r>
        <w:rPr>
          <w:rFonts w:hint="eastAsia"/>
        </w:rPr>
        <w:t>检测中可能面临的总体潜在风险</w:t>
      </w:r>
      <w:proofErr w:type="spellStart"/>
      <w:r>
        <w:rPr>
          <w:rFonts w:hint="eastAsia"/>
        </w:rPr>
        <w:t>R</w:t>
      </w:r>
      <w:r>
        <w:rPr>
          <w:rFonts w:hint="eastAsia"/>
          <w:vertAlign w:val="subscript"/>
        </w:rPr>
        <w:t>total</w:t>
      </w:r>
      <w:proofErr w:type="spellEnd"/>
      <w:r>
        <w:rPr>
          <w:rFonts w:hint="eastAsia"/>
        </w:rPr>
        <w:t>抽象为两部分：</w:t>
      </w:r>
    </w:p>
    <w:p w14:paraId="33CA9CAC" w14:textId="77777777" w:rsidR="00EC5F28" w:rsidRDefault="00000000">
      <w:pPr>
        <w:pStyle w:val="ae"/>
        <w:numPr>
          <w:ilvl w:val="0"/>
          <w:numId w:val="10"/>
        </w:numPr>
        <w:ind w:firstLineChars="0"/>
      </w:pPr>
      <w:r>
        <w:rPr>
          <w:rFonts w:hint="eastAsia"/>
        </w:rPr>
        <w:t>失败风险（</w:t>
      </w:r>
      <w:proofErr w:type="spellStart"/>
      <w:r>
        <w:rPr>
          <w:rFonts w:hint="eastAsia"/>
        </w:rPr>
        <w:t>R</w:t>
      </w:r>
      <w:r>
        <w:rPr>
          <w:rFonts w:hint="eastAsia"/>
          <w:vertAlign w:val="subscript"/>
        </w:rPr>
        <w:t>fail</w:t>
      </w:r>
      <w:proofErr w:type="spellEnd"/>
      <w:r>
        <w:rPr>
          <w:rFonts w:hint="eastAsia"/>
        </w:rPr>
        <w:t>）：由于</w:t>
      </w:r>
      <w:r>
        <w:rPr>
          <w:rFonts w:hint="eastAsia"/>
        </w:rPr>
        <w:t>NIPT</w:t>
      </w:r>
      <w:r>
        <w:t>检测时点过早，导致</w:t>
      </w:r>
      <w:r>
        <w:rPr>
          <w:rFonts w:hint="eastAsia"/>
        </w:rPr>
        <w:t>男胎孕妇体内</w:t>
      </w:r>
      <w:r>
        <w:rPr>
          <w:rFonts w:hint="eastAsia"/>
        </w:rPr>
        <w:t>Y</w:t>
      </w:r>
      <w:r>
        <w:rPr>
          <w:rFonts w:hint="eastAsia"/>
        </w:rPr>
        <w:t>染色体</w:t>
      </w:r>
      <w:r>
        <w:t>浓度不足而产生的风险。</w:t>
      </w:r>
    </w:p>
    <w:p w14:paraId="7EE95024" w14:textId="77777777" w:rsidR="00EC5F28" w:rsidRDefault="00000000">
      <w:pPr>
        <w:pStyle w:val="ae"/>
        <w:numPr>
          <w:ilvl w:val="0"/>
          <w:numId w:val="10"/>
        </w:numPr>
        <w:ind w:firstLineChars="0"/>
      </w:pPr>
      <w:r>
        <w:rPr>
          <w:rFonts w:hint="eastAsia"/>
        </w:rPr>
        <w:t>延迟风险（</w:t>
      </w:r>
      <w:proofErr w:type="spellStart"/>
      <w:r>
        <w:rPr>
          <w:rFonts w:hint="eastAsia"/>
        </w:rPr>
        <w:t>R</w:t>
      </w:r>
      <w:r>
        <w:rPr>
          <w:rFonts w:hint="eastAsia"/>
          <w:vertAlign w:val="subscript"/>
        </w:rPr>
        <w:t>delay</w:t>
      </w:r>
      <w:proofErr w:type="spellEnd"/>
      <w:r>
        <w:rPr>
          <w:rFonts w:hint="eastAsia"/>
        </w:rPr>
        <w:t>）：由于检测失败导致</w:t>
      </w:r>
      <w:r>
        <w:t>检测时间推迟，</w:t>
      </w:r>
      <w:r>
        <w:rPr>
          <w:rFonts w:hint="eastAsia"/>
        </w:rPr>
        <w:t>进而</w:t>
      </w:r>
      <w:r>
        <w:t>导致确诊和干预</w:t>
      </w:r>
      <w:r>
        <w:rPr>
          <w:rFonts w:hint="eastAsia"/>
        </w:rPr>
        <w:t>治疗窗口期</w:t>
      </w:r>
      <w:r>
        <w:t>缩小的风险。</w:t>
      </w:r>
    </w:p>
    <w:p w14:paraId="57B4773A" w14:textId="77777777" w:rsidR="00EC5F28" w:rsidRDefault="00000000">
      <w:pPr>
        <w:ind w:firstLine="480"/>
      </w:pPr>
      <w:r>
        <w:rPr>
          <w:rFonts w:hint="eastAsia"/>
        </w:rPr>
        <w:t>我们的目标是为每个</w:t>
      </w:r>
      <w:r>
        <w:rPr>
          <w:rFonts w:hint="eastAsia"/>
        </w:rPr>
        <w:t>BMI</w:t>
      </w:r>
      <w:r>
        <w:rPr>
          <w:rFonts w:hint="eastAsia"/>
        </w:rPr>
        <w:t>分组寻找一个最优的检测时点</w:t>
      </w:r>
      <w:r>
        <w:rPr>
          <w:rFonts w:hint="eastAsia"/>
        </w:rPr>
        <w:t>T</w:t>
      </w:r>
      <w:r>
        <w:rPr>
          <w:rFonts w:hint="eastAsia"/>
          <w:vertAlign w:val="subscript"/>
        </w:rPr>
        <w:t>k</w:t>
      </w:r>
      <w:r>
        <w:rPr>
          <w:rFonts w:hint="eastAsia"/>
        </w:rPr>
        <w:t>，使得这两部分风险的加权总和最小。由此构建如下线性目标函数：</w:t>
      </w:r>
    </w:p>
    <w:p w14:paraId="414ED98A" w14:textId="77777777" w:rsidR="00EC5F28" w:rsidRDefault="00000000">
      <w:pPr>
        <w:ind w:firstLine="480"/>
        <w:jc w:val="center"/>
      </w:pPr>
      <w:r>
        <w:rPr>
          <w:rFonts w:hint="eastAsia"/>
        </w:rPr>
        <w:object w:dxaOrig="3138" w:dyaOrig="816" w14:anchorId="0935963E">
          <v:shape id="_x0000_i1120" type="#_x0000_t75" style="width:157.55pt;height:41pt" o:ole="">
            <v:imagedata r:id="rId165" o:title=""/>
          </v:shape>
          <o:OLEObject Type="Embed" ProgID="Equation.AxMath" ShapeID="_x0000_i1120" DrawAspect="Content" ObjectID="_1818765922" r:id="rId166"/>
        </w:object>
      </w:r>
    </w:p>
    <w:p w14:paraId="08FC6B70" w14:textId="77777777" w:rsidR="00EC5F28" w:rsidRDefault="00000000">
      <w:pPr>
        <w:ind w:firstLine="480"/>
      </w:pPr>
      <w:r>
        <w:rPr>
          <w:rFonts w:hint="eastAsia"/>
        </w:rPr>
        <w:t>其中，总体潜在风险</w:t>
      </w:r>
      <w:proofErr w:type="spellStart"/>
      <w:r>
        <w:rPr>
          <w:rFonts w:hint="eastAsia"/>
        </w:rPr>
        <w:t>Rtotal</w:t>
      </w:r>
      <w:proofErr w:type="spellEnd"/>
      <w:r>
        <w:rPr>
          <w:rFonts w:hint="eastAsia"/>
        </w:rPr>
        <w:t>的定义如下：</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55"/>
      </w:tblGrid>
      <w:tr w:rsidR="00EC5F28" w14:paraId="75810B98" w14:textId="77777777">
        <w:tc>
          <w:tcPr>
            <w:tcW w:w="8505" w:type="dxa"/>
            <w:vAlign w:val="center"/>
          </w:tcPr>
          <w:p w14:paraId="56B2552B" w14:textId="77777777" w:rsidR="00EC5F28" w:rsidRDefault="00000000">
            <w:pPr>
              <w:pStyle w:val="AMDisplayEquation"/>
              <w:tabs>
                <w:tab w:val="clear" w:pos="4540"/>
                <w:tab w:val="clear" w:pos="9080"/>
                <w:tab w:val="center" w:pos="4140"/>
                <w:tab w:val="right" w:pos="8280"/>
              </w:tabs>
              <w:ind w:firstLineChars="0" w:firstLine="0"/>
            </w:pPr>
            <w:r>
              <w:tab/>
            </w:r>
            <w:r>
              <w:rPr>
                <w:position w:val="-12"/>
              </w:rPr>
              <w:object w:dxaOrig="3895" w:dyaOrig="375" w14:anchorId="67D16FC9">
                <v:shape id="_x0000_i1121" type="#_x0000_t75" style="width:194.95pt;height:18.55pt" o:ole="">
                  <v:imagedata r:id="rId167" o:title=""/>
                </v:shape>
                <o:OLEObject Type="Embed" ProgID="Equation.AxMath" ShapeID="_x0000_i1121" DrawAspect="Content" ObjectID="_1818765923" r:id="rId168"/>
              </w:object>
            </w:r>
          </w:p>
        </w:tc>
        <w:tc>
          <w:tcPr>
            <w:tcW w:w="555" w:type="dxa"/>
            <w:vAlign w:val="center"/>
          </w:tcPr>
          <w:p w14:paraId="127A3647" w14:textId="77777777" w:rsidR="00EC5F28" w:rsidRDefault="00000000">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72A6C332" w14:textId="77777777" w:rsidR="00EC5F28" w:rsidRDefault="00000000">
      <w:pPr>
        <w:pStyle w:val="Default"/>
        <w:ind w:firstLineChars="200" w:firstLine="480"/>
        <w:rPr>
          <w:rFonts w:ascii="Times New Roman" w:cs="Times New Roman"/>
          <w:color w:val="auto"/>
        </w:rPr>
      </w:pPr>
      <w:r>
        <w:rPr>
          <w:rFonts w:ascii="Times New Roman" w:cs="Times New Roman" w:hint="eastAsia"/>
          <w:color w:val="auto"/>
        </w:rPr>
        <w:t>其中，</w:t>
      </w:r>
      <w:r>
        <w:rPr>
          <w:rFonts w:ascii="Times New Roman" w:cs="Times New Roman"/>
          <w:color w:val="auto"/>
          <w:position w:val="-12"/>
        </w:rPr>
        <w:object w:dxaOrig="416" w:dyaOrig="375" w14:anchorId="68BA52C0">
          <v:shape id="_x0000_i1122" type="#_x0000_t75" style="width:21.05pt;height:18.55pt" o:ole="">
            <v:imagedata r:id="rId39" o:title=""/>
          </v:shape>
          <o:OLEObject Type="Embed" ProgID="Equation.AxMath" ShapeID="_x0000_i1122" DrawAspect="Content" ObjectID="_1818765924" r:id="rId169"/>
        </w:object>
      </w:r>
      <w:r>
        <w:rPr>
          <w:rFonts w:ascii="Times New Roman" w:cs="Times New Roman" w:hint="eastAsia"/>
          <w:color w:val="auto"/>
        </w:rPr>
        <w:t>表示第</w:t>
      </w:r>
      <w:r>
        <w:rPr>
          <w:rFonts w:ascii="Times New Roman" w:cs="Times New Roman"/>
          <w:color w:val="auto"/>
          <w:position w:val="-12"/>
        </w:rPr>
        <w:object w:dxaOrig="175" w:dyaOrig="350" w14:anchorId="4F057CB2">
          <v:shape id="_x0000_i1123" type="#_x0000_t75" style="width:8.2pt;height:17.45pt" o:ole="">
            <v:imagedata r:id="rId41" o:title=""/>
          </v:shape>
          <o:OLEObject Type="Embed" ProgID="Equation.AxMath" ShapeID="_x0000_i1123" DrawAspect="Content" ObjectID="_1818765925" r:id="rId170"/>
        </w:object>
      </w:r>
      <w:r>
        <w:rPr>
          <w:rFonts w:ascii="Times New Roman" w:cs="Times New Roman" w:hint="eastAsia"/>
          <w:color w:val="auto"/>
        </w:rPr>
        <w:t>组孕妇的最佳</w:t>
      </w:r>
      <w:r>
        <w:rPr>
          <w:rFonts w:ascii="Times New Roman" w:cs="Times New Roman" w:hint="eastAsia"/>
          <w:color w:val="auto"/>
        </w:rPr>
        <w:t>N</w:t>
      </w:r>
      <w:r>
        <w:rPr>
          <w:rFonts w:ascii="Times New Roman" w:cs="Times New Roman"/>
          <w:color w:val="auto"/>
        </w:rPr>
        <w:t>IPT</w:t>
      </w:r>
      <w:r>
        <w:rPr>
          <w:rFonts w:ascii="Times New Roman" w:cs="Times New Roman" w:hint="eastAsia"/>
          <w:color w:val="auto"/>
        </w:rPr>
        <w:t>检测时间；</w:t>
      </w:r>
      <w:proofErr w:type="spellStart"/>
      <w:r>
        <w:rPr>
          <w:rFonts w:ascii="Times New Roman" w:cs="Times New Roman" w:hint="eastAsia"/>
          <w:color w:val="auto"/>
          <w:highlight w:val="yellow"/>
        </w:rPr>
        <w:t>Tmin</w:t>
      </w:r>
      <w:proofErr w:type="spellEnd"/>
      <w:r>
        <w:rPr>
          <w:rFonts w:ascii="Times New Roman" w:cs="Times New Roman" w:hint="eastAsia"/>
          <w:color w:val="auto"/>
          <w:highlight w:val="yellow"/>
        </w:rPr>
        <w:t>和</w:t>
      </w:r>
      <w:proofErr w:type="spellStart"/>
      <w:r>
        <w:rPr>
          <w:rFonts w:ascii="Times New Roman" w:cs="Times New Roman" w:hint="eastAsia"/>
          <w:color w:val="auto"/>
          <w:highlight w:val="yellow"/>
        </w:rPr>
        <w:t>Tmax</w:t>
      </w:r>
      <w:proofErr w:type="spellEnd"/>
      <w:r>
        <w:rPr>
          <w:rFonts w:ascii="Times New Roman" w:cs="Times New Roman" w:hint="eastAsia"/>
          <w:color w:val="auto"/>
        </w:rPr>
        <w:t>是孕</w:t>
      </w:r>
      <w:proofErr w:type="gramStart"/>
      <w:r>
        <w:rPr>
          <w:rFonts w:ascii="Times New Roman" w:cs="Times New Roman" w:hint="eastAsia"/>
          <w:color w:val="auto"/>
        </w:rPr>
        <w:t>周时间</w:t>
      </w:r>
      <w:proofErr w:type="gramEnd"/>
      <w:r>
        <w:rPr>
          <w:rFonts w:ascii="Times New Roman" w:cs="Times New Roman" w:hint="eastAsia"/>
          <w:color w:val="auto"/>
        </w:rPr>
        <w:t>的下限和上限值，根据临床经验，</w:t>
      </w:r>
      <w:r>
        <w:rPr>
          <w:rFonts w:cs="Times New Roman"/>
          <w:b/>
          <w:bCs/>
        </w:rPr>
        <w:t>孕妇的孕期在10周</w:t>
      </w:r>
      <w:r>
        <w:rPr>
          <w:rFonts w:cs="Times New Roman" w:hint="eastAsia"/>
          <w:b/>
          <w:bCs/>
        </w:rPr>
        <w:t>到</w:t>
      </w:r>
      <w:r>
        <w:rPr>
          <w:rFonts w:cs="Times New Roman"/>
          <w:b/>
          <w:bCs/>
        </w:rPr>
        <w:t>25周之间可以检测胎儿性染色体浓度</w:t>
      </w:r>
      <w:r>
        <w:rPr>
          <w:rFonts w:cs="Times New Roman" w:hint="eastAsia"/>
          <w:b/>
          <w:bCs/>
        </w:rPr>
        <w:t>，故取</w:t>
      </w:r>
      <w:proofErr w:type="spellStart"/>
      <w:r>
        <w:rPr>
          <w:rFonts w:cs="Times New Roman" w:hint="eastAsia"/>
          <w:b/>
          <w:bCs/>
          <w:highlight w:val="yellow"/>
        </w:rPr>
        <w:t>Tmin</w:t>
      </w:r>
      <w:proofErr w:type="spellEnd"/>
      <w:r>
        <w:rPr>
          <w:rFonts w:cs="Times New Roman" w:hint="eastAsia"/>
          <w:b/>
          <w:bCs/>
          <w:highlight w:val="yellow"/>
        </w:rPr>
        <w:t>=</w:t>
      </w:r>
      <w:r>
        <w:rPr>
          <w:rFonts w:cs="Times New Roman" w:hint="eastAsia"/>
          <w:b/>
          <w:bCs/>
        </w:rPr>
        <w:t>；</w:t>
      </w:r>
      <w:r>
        <w:rPr>
          <w:rFonts w:ascii="Times New Roman" w:cs="Times New Roman" w:hint="eastAsia"/>
          <w:color w:val="auto"/>
          <w:highlight w:val="yellow"/>
        </w:rPr>
        <w:t>w1</w:t>
      </w:r>
      <w:r>
        <w:rPr>
          <w:rFonts w:ascii="Times New Roman" w:cs="Times New Roman" w:hint="eastAsia"/>
          <w:color w:val="auto"/>
          <w:highlight w:val="yellow"/>
        </w:rPr>
        <w:t>和</w:t>
      </w:r>
      <w:r>
        <w:rPr>
          <w:rFonts w:ascii="Times New Roman" w:cs="Times New Roman" w:hint="eastAsia"/>
          <w:color w:val="auto"/>
          <w:highlight w:val="yellow"/>
        </w:rPr>
        <w:t>w2</w:t>
      </w:r>
      <w:r>
        <w:rPr>
          <w:rFonts w:ascii="Times New Roman" w:cs="Times New Roman" w:hint="eastAsia"/>
          <w:color w:val="auto"/>
        </w:rPr>
        <w:t>是风险权重系数，代表我们对两部分风险的相对重视程度。在本研究中，我们认为两种风险的重要程度相当，故取</w:t>
      </w:r>
      <w:r>
        <w:rPr>
          <w:rFonts w:ascii="Times New Roman" w:cs="Times New Roman" w:hint="eastAsia"/>
          <w:color w:val="auto"/>
          <w:highlight w:val="yellow"/>
        </w:rPr>
        <w:t>w1=w2=</w:t>
      </w:r>
      <w:r>
        <w:rPr>
          <w:rFonts w:ascii="Times New Roman" w:cs="Times New Roman" w:hint="eastAsia"/>
          <w:color w:val="auto"/>
        </w:rPr>
        <w:t>0.5</w:t>
      </w:r>
      <w:r>
        <w:rPr>
          <w:rFonts w:ascii="Times New Roman" w:cs="Times New Roman" w:hint="eastAsia"/>
          <w:color w:val="auto"/>
        </w:rPr>
        <w:t>。</w:t>
      </w:r>
      <w:r>
        <w:rPr>
          <w:rFonts w:ascii="Times New Roman" w:cs="Times New Roman" w:hint="eastAsia"/>
          <w:color w:val="auto"/>
          <w:highlight w:val="yellow"/>
        </w:rPr>
        <w:t>alpha</w:t>
      </w:r>
      <w:r>
        <w:rPr>
          <w:rFonts w:ascii="Times New Roman" w:cs="Times New Roman" w:hint="eastAsia"/>
          <w:color w:val="auto"/>
        </w:rPr>
        <w:t>是我们定义的最高可接受的失败风险概率，本研究中取</w:t>
      </w:r>
      <w:r>
        <w:rPr>
          <w:rFonts w:ascii="Times New Roman" w:cs="Times New Roman" w:hint="eastAsia"/>
          <w:color w:val="auto"/>
          <w:highlight w:val="yellow"/>
        </w:rPr>
        <w:t>alpha=0.1</w:t>
      </w:r>
    </w:p>
    <w:p w14:paraId="029B5479" w14:textId="77777777" w:rsidR="00EC5F28" w:rsidRDefault="00000000">
      <w:pPr>
        <w:pStyle w:val="Default"/>
        <w:ind w:firstLine="420"/>
      </w:pPr>
      <w:r>
        <w:rPr>
          <w:rFonts w:ascii="Times New Roman" w:cs="Times New Roman" w:hint="eastAsia"/>
          <w:color w:val="auto"/>
        </w:rPr>
        <w:t>延迟风险随时间的推移而增加。实际临床经验表明，对于不健康的胎儿，</w:t>
      </w:r>
      <w:r>
        <w:rPr>
          <w:rFonts w:cs="Times New Roman"/>
        </w:rPr>
        <w:t>早期发现（12周以内）风险较低；中期发现（13－27周）风险高；晚期发现（28周以后）风险极高。</w:t>
      </w:r>
      <w:r>
        <w:rPr>
          <w:rFonts w:cs="Times New Roman" w:hint="eastAsia"/>
        </w:rPr>
        <w:t>为了刻画这种越往后越剧烈的趋势，我们构建了一个分段式线性函数</w:t>
      </w:r>
      <w:proofErr w:type="spellStart"/>
      <w:r>
        <w:rPr>
          <w:rFonts w:hint="eastAsia"/>
          <w:highlight w:val="yellow"/>
        </w:rPr>
        <w:t>R</w:t>
      </w:r>
      <w:r>
        <w:rPr>
          <w:rFonts w:hint="eastAsia"/>
          <w:highlight w:val="yellow"/>
          <w:vertAlign w:val="subscript"/>
        </w:rPr>
        <w:t>fail</w:t>
      </w:r>
      <w:proofErr w:type="spellEnd"/>
      <w:r>
        <w:rPr>
          <w:rFonts w:hint="eastAsia"/>
          <w:highlight w:val="yellow"/>
        </w:rPr>
        <w:t>（T）: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55"/>
      </w:tblGrid>
      <w:tr w:rsidR="00EC5F28" w14:paraId="491414E5" w14:textId="77777777">
        <w:tc>
          <w:tcPr>
            <w:tcW w:w="8505" w:type="dxa"/>
            <w:vAlign w:val="center"/>
          </w:tcPr>
          <w:p w14:paraId="1C044A73" w14:textId="77777777" w:rsidR="00EC5F28" w:rsidRDefault="00000000">
            <w:pPr>
              <w:pStyle w:val="AMDisplayEquation"/>
              <w:tabs>
                <w:tab w:val="clear" w:pos="4540"/>
                <w:tab w:val="clear" w:pos="9080"/>
                <w:tab w:val="center" w:pos="4140"/>
                <w:tab w:val="right" w:pos="8280"/>
              </w:tabs>
              <w:ind w:firstLineChars="0" w:firstLine="0"/>
            </w:pPr>
            <w:r>
              <w:tab/>
            </w:r>
            <w:r>
              <w:rPr>
                <w:position w:val="-56"/>
              </w:rPr>
              <w:object w:dxaOrig="5693" w:dyaOrig="1265" w14:anchorId="208D968D">
                <v:shape id="_x0000_i1124" type="#_x0000_t75" style="width:284.8pt;height:63.8pt" o:ole="">
                  <v:imagedata r:id="rId171" o:title=""/>
                </v:shape>
                <o:OLEObject Type="Embed" ProgID="Equation.AxMath" ShapeID="_x0000_i1124" DrawAspect="Content" ObjectID="_1818765926" r:id="rId172"/>
              </w:object>
            </w:r>
          </w:p>
        </w:tc>
        <w:tc>
          <w:tcPr>
            <w:tcW w:w="555" w:type="dxa"/>
            <w:vAlign w:val="center"/>
          </w:tcPr>
          <w:p w14:paraId="6BA8E2DC" w14:textId="77777777" w:rsidR="00EC5F28" w:rsidRDefault="00000000">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r w:rsidR="00EC5F28" w14:paraId="26411B7A" w14:textId="77777777">
        <w:tc>
          <w:tcPr>
            <w:tcW w:w="8505" w:type="dxa"/>
            <w:vAlign w:val="center"/>
          </w:tcPr>
          <w:p w14:paraId="22728284" w14:textId="77777777" w:rsidR="00EC5F28" w:rsidRDefault="00EC5F28">
            <w:pPr>
              <w:pStyle w:val="AMDisplayEquation"/>
              <w:tabs>
                <w:tab w:val="center" w:pos="4140"/>
                <w:tab w:val="right" w:pos="8280"/>
              </w:tabs>
            </w:pPr>
          </w:p>
          <w:p w14:paraId="1E05B5F5" w14:textId="77777777" w:rsidR="00EC5F28" w:rsidRDefault="00000000">
            <w:pPr>
              <w:pStyle w:val="AMDisplayEquation"/>
              <w:tabs>
                <w:tab w:val="center" w:pos="4140"/>
                <w:tab w:val="right" w:pos="8280"/>
              </w:tabs>
            </w:pPr>
            <w:r>
              <w:t>在</w:t>
            </w:r>
            <w:r>
              <w:t>12</w:t>
            </w:r>
            <w:r>
              <w:t>周前，</w:t>
            </w:r>
            <w:r>
              <w:rPr>
                <w:rFonts w:hint="eastAsia"/>
              </w:rPr>
              <w:t>我们设定</w:t>
            </w:r>
            <w:r>
              <w:t>风险为基准值</w:t>
            </w:r>
            <w:r>
              <w:t>1</w:t>
            </w:r>
            <w:r>
              <w:rPr>
                <w:rFonts w:hint="eastAsia"/>
              </w:rPr>
              <w:t>；在</w:t>
            </w:r>
            <w:r>
              <w:rPr>
                <w:rFonts w:hint="eastAsia"/>
              </w:rPr>
              <w:t>12</w:t>
            </w:r>
            <w:r>
              <w:rPr>
                <w:rFonts w:hint="eastAsia"/>
              </w:rPr>
              <w:t>至</w:t>
            </w:r>
            <w:r>
              <w:rPr>
                <w:rFonts w:hint="eastAsia"/>
              </w:rPr>
              <w:t>27</w:t>
            </w:r>
            <w:r>
              <w:rPr>
                <w:rFonts w:hint="eastAsia"/>
              </w:rPr>
              <w:t>周的关键窗口期，风险以斜率</w:t>
            </w:r>
            <w:r>
              <w:rPr>
                <w:rFonts w:hint="eastAsia"/>
                <w:highlight w:val="yellow"/>
              </w:rPr>
              <w:t>C1</w:t>
            </w:r>
            <w:r>
              <w:rPr>
                <w:rFonts w:hint="eastAsia"/>
              </w:rPr>
              <w:t>线性增长。在</w:t>
            </w:r>
            <w:r>
              <w:rPr>
                <w:rFonts w:hint="eastAsia"/>
              </w:rPr>
              <w:t>27</w:t>
            </w:r>
            <w:r>
              <w:rPr>
                <w:rFonts w:hint="eastAsia"/>
              </w:rPr>
              <w:t>周后，风险以更陡峭的斜率</w:t>
            </w:r>
            <w:r>
              <w:rPr>
                <w:rFonts w:hint="eastAsia"/>
              </w:rPr>
              <w:t>C2</w:t>
            </w:r>
            <w:r>
              <w:rPr>
                <w:rFonts w:hint="eastAsia"/>
              </w:rPr>
              <w:t>线性增长，体现了晚期风险的急剧恶化。根据临床重要性，在本研究中我们设定</w:t>
            </w:r>
            <w:r>
              <w:rPr>
                <w:rFonts w:hint="eastAsia"/>
                <w:highlight w:val="yellow"/>
              </w:rPr>
              <w:t>C1=</w:t>
            </w:r>
            <w:r>
              <w:rPr>
                <w:rFonts w:hint="eastAsia"/>
                <w:highlight w:val="yellow"/>
              </w:rPr>
              <w:t>，</w:t>
            </w:r>
            <w:r>
              <w:rPr>
                <w:rFonts w:hint="eastAsia"/>
                <w:highlight w:val="yellow"/>
              </w:rPr>
              <w:t>C2=</w:t>
            </w:r>
            <w:r>
              <w:rPr>
                <w:rFonts w:hint="eastAsia"/>
                <w:highlight w:val="yellow"/>
              </w:rPr>
              <w:t>，</w:t>
            </w:r>
            <w:r>
              <w:rPr>
                <w:rFonts w:hint="eastAsia"/>
              </w:rPr>
              <w:t>以确保模型对延迟风险有足够的敏感性。</w:t>
            </w:r>
          </w:p>
        </w:tc>
        <w:tc>
          <w:tcPr>
            <w:tcW w:w="555" w:type="dxa"/>
            <w:vAlign w:val="center"/>
          </w:tcPr>
          <w:p w14:paraId="5C222DBA" w14:textId="77777777" w:rsidR="00EC5F28" w:rsidRDefault="00EC5F28">
            <w:pPr>
              <w:pStyle w:val="AMDisplayEquation"/>
              <w:ind w:firstLineChars="0" w:firstLine="0"/>
              <w:jc w:val="center"/>
            </w:pPr>
          </w:p>
        </w:tc>
      </w:tr>
    </w:tbl>
    <w:p w14:paraId="2AC7E82B" w14:textId="77777777" w:rsidR="00EC5F28" w:rsidRDefault="00000000">
      <w:pPr>
        <w:pStyle w:val="Default"/>
        <w:ind w:firstLineChars="200" w:firstLine="480"/>
        <w:rPr>
          <w:rFonts w:ascii="Times New Roman" w:cs="Times New Roman"/>
        </w:rPr>
      </w:pPr>
      <w:r>
        <w:rPr>
          <w:rFonts w:ascii="Times New Roman" w:cs="Times New Roman" w:hint="eastAsia"/>
        </w:rPr>
        <w:t>考虑到</w:t>
      </w:r>
      <w:proofErr w:type="spellStart"/>
      <w:r>
        <w:rPr>
          <w:rFonts w:ascii="Times New Roman" w:cs="Times New Roman" w:hint="eastAsia"/>
          <w:highlight w:val="yellow"/>
        </w:rPr>
        <w:t>Rfail</w:t>
      </w:r>
      <w:proofErr w:type="spellEnd"/>
      <w:r>
        <w:rPr>
          <w:rFonts w:ascii="Times New Roman" w:cs="Times New Roman" w:hint="eastAsia"/>
        </w:rPr>
        <w:t>是一个概率函数，其值域为</w:t>
      </w:r>
      <w:r>
        <w:rPr>
          <w:rFonts w:ascii="Times New Roman" w:cs="Times New Roman" w:hint="eastAsia"/>
          <w:highlight w:val="yellow"/>
        </w:rPr>
        <w:t>【</w:t>
      </w:r>
      <w:r>
        <w:rPr>
          <w:rFonts w:ascii="Times New Roman" w:cs="Times New Roman" w:hint="eastAsia"/>
          <w:highlight w:val="yellow"/>
        </w:rPr>
        <w:t>0,1</w:t>
      </w:r>
      <w:r>
        <w:rPr>
          <w:rFonts w:ascii="Times New Roman" w:cs="Times New Roman" w:hint="eastAsia"/>
          <w:highlight w:val="yellow"/>
        </w:rPr>
        <w:t>】</w:t>
      </w:r>
      <w:r>
        <w:rPr>
          <w:rFonts w:ascii="Times New Roman" w:cs="Times New Roman" w:hint="eastAsia"/>
        </w:rPr>
        <w:t>。为了使两部分风险的量化值的量纲一致，我们对延迟风险函数进行最大最小归一化处理，保证其值域同样为</w:t>
      </w:r>
      <w:r>
        <w:rPr>
          <w:rFonts w:ascii="Times New Roman" w:cs="Times New Roman" w:hint="eastAsia"/>
          <w:highlight w:val="yellow"/>
        </w:rPr>
        <w:t>【</w:t>
      </w:r>
      <w:r>
        <w:rPr>
          <w:rFonts w:ascii="Times New Roman" w:cs="Times New Roman" w:hint="eastAsia"/>
          <w:highlight w:val="yellow"/>
        </w:rPr>
        <w:t>0,1</w:t>
      </w:r>
      <w:r>
        <w:rPr>
          <w:rFonts w:ascii="Times New Roman" w:cs="Times New Roman" w:hint="eastAsia"/>
          <w:highlight w:val="yellow"/>
        </w:rP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55"/>
      </w:tblGrid>
      <w:tr w:rsidR="00EC5F28" w14:paraId="05826113" w14:textId="77777777">
        <w:tc>
          <w:tcPr>
            <w:tcW w:w="8505" w:type="dxa"/>
            <w:vAlign w:val="center"/>
          </w:tcPr>
          <w:p w14:paraId="52229316" w14:textId="77777777" w:rsidR="00EC5F28" w:rsidRDefault="00000000">
            <w:pPr>
              <w:pStyle w:val="AMDisplayEquation"/>
              <w:tabs>
                <w:tab w:val="clear" w:pos="4540"/>
                <w:tab w:val="clear" w:pos="9080"/>
                <w:tab w:val="center" w:pos="4140"/>
                <w:tab w:val="right" w:pos="8280"/>
              </w:tabs>
              <w:ind w:firstLineChars="0" w:firstLine="0"/>
            </w:pPr>
            <w:r>
              <w:tab/>
            </w:r>
            <w:r>
              <w:rPr>
                <w:position w:val="-28"/>
              </w:rPr>
              <w:object w:dxaOrig="3579" w:dyaOrig="691" w14:anchorId="72D5698C">
                <v:shape id="_x0000_i1125" type="#_x0000_t75" style="width:179.3pt;height:34.2pt" o:ole="">
                  <v:imagedata r:id="rId173" o:title=""/>
                </v:shape>
                <o:OLEObject Type="Embed" ProgID="Equation.AxMath" ShapeID="_x0000_i1125" DrawAspect="Content" ObjectID="_1818765927" r:id="rId174"/>
              </w:object>
            </w:r>
          </w:p>
        </w:tc>
        <w:tc>
          <w:tcPr>
            <w:tcW w:w="555" w:type="dxa"/>
            <w:vAlign w:val="center"/>
          </w:tcPr>
          <w:p w14:paraId="13718830" w14:textId="77777777" w:rsidR="00EC5F28" w:rsidRDefault="00000000">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75D2BBE3" w14:textId="77777777" w:rsidR="00EC5F28" w:rsidRDefault="00000000">
      <w:pPr>
        <w:pStyle w:val="3"/>
        <w:numPr>
          <w:ilvl w:val="0"/>
          <w:numId w:val="0"/>
        </w:numPr>
        <w:spacing w:before="156"/>
      </w:pPr>
      <w:r>
        <w:rPr>
          <w:rFonts w:hint="eastAsia"/>
        </w:rPr>
        <w:t>7</w:t>
      </w:r>
      <w:r>
        <w:t>.3.</w:t>
      </w:r>
      <w:r>
        <w:rPr>
          <w:rFonts w:hint="eastAsia"/>
        </w:rPr>
        <w:t>2</w:t>
      </w:r>
      <w:r>
        <w:rPr>
          <w:rFonts w:hint="eastAsia"/>
        </w:rPr>
        <w:t>模型的求解</w:t>
      </w:r>
    </w:p>
    <w:p w14:paraId="307EF731" w14:textId="77777777" w:rsidR="00EC5F28" w:rsidRDefault="00000000">
      <w:pPr>
        <w:ind w:firstLine="480"/>
      </w:pPr>
      <w:r>
        <w:rPr>
          <w:rFonts w:hint="eastAsia"/>
        </w:rPr>
        <w:t>由于构建的目标函数</w:t>
      </w:r>
      <w:proofErr w:type="spellStart"/>
      <w:r>
        <w:rPr>
          <w:rFonts w:hint="eastAsia"/>
          <w:highlight w:val="yellow"/>
        </w:rPr>
        <w:t>Rtotal</w:t>
      </w:r>
      <w:proofErr w:type="spellEnd"/>
      <w:r>
        <w:rPr>
          <w:rFonts w:hint="eastAsia"/>
        </w:rPr>
        <w:t>是关于一维变量</w:t>
      </w:r>
      <w:r>
        <w:rPr>
          <w:rFonts w:hint="eastAsia"/>
        </w:rPr>
        <w:t>Tk</w:t>
      </w:r>
      <w:r>
        <w:rPr>
          <w:rFonts w:hint="eastAsia"/>
        </w:rPr>
        <w:t>的函数，我们采用网格搜索（</w:t>
      </w:r>
      <w:r>
        <w:rPr>
          <w:rFonts w:hint="eastAsia"/>
        </w:rPr>
        <w:t>Grid Search</w:t>
      </w:r>
      <w:r>
        <w:rPr>
          <w:rFonts w:hint="eastAsia"/>
        </w:rPr>
        <w:t>）的方式求解。具体而言，我们在【</w:t>
      </w:r>
      <w:r>
        <w:rPr>
          <w:rFonts w:hint="eastAsia"/>
        </w:rPr>
        <w:t>10,25</w:t>
      </w:r>
      <w:r>
        <w:rPr>
          <w:rFonts w:hint="eastAsia"/>
        </w:rPr>
        <w:t>】的可行域内，以</w:t>
      </w:r>
      <w:r>
        <w:rPr>
          <w:rFonts w:hint="eastAsia"/>
        </w:rPr>
        <w:t>0.1</w:t>
      </w:r>
      <w:r>
        <w:rPr>
          <w:rFonts w:hint="eastAsia"/>
        </w:rPr>
        <w:t>周为步长，搜索满足约束条件</w:t>
      </w:r>
      <w:r>
        <w:rPr>
          <w:rFonts w:hint="eastAsia"/>
          <w:highlight w:val="yellow"/>
        </w:rPr>
        <w:t>（）</w:t>
      </w:r>
      <w:r>
        <w:rPr>
          <w:rFonts w:hint="eastAsia"/>
        </w:rPr>
        <w:t>的、使得</w:t>
      </w:r>
      <w:proofErr w:type="spellStart"/>
      <w:r>
        <w:rPr>
          <w:rFonts w:hint="eastAsia"/>
          <w:highlight w:val="yellow"/>
        </w:rPr>
        <w:t>Rtotal</w:t>
      </w:r>
      <w:proofErr w:type="spellEnd"/>
      <w:r>
        <w:rPr>
          <w:rFonts w:hint="eastAsia"/>
        </w:rPr>
        <w:t>值最小化的</w:t>
      </w:r>
      <w:r>
        <w:rPr>
          <w:rFonts w:hint="eastAsia"/>
        </w:rPr>
        <w:t>Tk</w:t>
      </w:r>
      <w:r>
        <w:rPr>
          <w:rFonts w:hint="eastAsia"/>
        </w:rPr>
        <w:t>。</w:t>
      </w:r>
    </w:p>
    <w:p w14:paraId="11DDD2DE" w14:textId="77777777" w:rsidR="00EC5F28" w:rsidRDefault="00000000">
      <w:pPr>
        <w:pStyle w:val="3"/>
        <w:numPr>
          <w:ilvl w:val="0"/>
          <w:numId w:val="0"/>
        </w:numPr>
        <w:spacing w:before="156"/>
      </w:pPr>
      <w:r>
        <w:rPr>
          <w:rFonts w:hint="eastAsia"/>
        </w:rPr>
        <w:lastRenderedPageBreak/>
        <w:t>7</w:t>
      </w:r>
      <w:r>
        <w:t>.3</w:t>
      </w:r>
      <w:r>
        <w:rPr>
          <w:rFonts w:hint="eastAsia"/>
        </w:rPr>
        <w:t>.3</w:t>
      </w:r>
      <w:r>
        <w:rPr>
          <w:rFonts w:hint="eastAsia"/>
        </w:rPr>
        <w:t>结果分析</w:t>
      </w:r>
    </w:p>
    <w:p w14:paraId="05EF4DBE" w14:textId="77777777" w:rsidR="00EC5F28" w:rsidRDefault="00000000">
      <w:pPr>
        <w:ind w:firstLine="480"/>
      </w:pPr>
      <w:r>
        <w:rPr>
          <w:rFonts w:hint="eastAsia"/>
          <w:highlight w:val="yellow"/>
        </w:rPr>
        <w:t>（结果图）</w:t>
      </w:r>
    </w:p>
    <w:tbl>
      <w:tblPr>
        <w:tblStyle w:val="ad"/>
        <w:tblW w:w="0" w:type="auto"/>
        <w:jc w:val="center"/>
        <w:tblLook w:val="04A0" w:firstRow="1" w:lastRow="0" w:firstColumn="1" w:lastColumn="0" w:noHBand="0" w:noVBand="1"/>
      </w:tblPr>
      <w:tblGrid>
        <w:gridCol w:w="2598"/>
        <w:gridCol w:w="1770"/>
      </w:tblGrid>
      <w:tr w:rsidR="00EC5F28" w14:paraId="5F1715A7" w14:textId="77777777" w:rsidTr="00EC5F28">
        <w:trPr>
          <w:cnfStyle w:val="100000000000" w:firstRow="1" w:lastRow="0" w:firstColumn="0" w:lastColumn="0" w:oddVBand="0" w:evenVBand="0" w:oddHBand="0" w:evenHBand="0" w:firstRowFirstColumn="0" w:firstRowLastColumn="0" w:lastRowFirstColumn="0" w:lastRowLastColumn="0"/>
          <w:jc w:val="center"/>
        </w:trPr>
        <w:tc>
          <w:tcPr>
            <w:tcW w:w="0" w:type="auto"/>
            <w:vAlign w:val="center"/>
          </w:tcPr>
          <w:p w14:paraId="48862340" w14:textId="77777777" w:rsidR="00EC5F28" w:rsidRDefault="00000000">
            <w:pPr>
              <w:ind w:firstLineChars="0" w:firstLine="0"/>
              <w:jc w:val="center"/>
              <w:rPr>
                <w:highlight w:val="yellow"/>
              </w:rPr>
            </w:pPr>
            <w:r>
              <w:rPr>
                <w:rFonts w:hint="eastAsia"/>
                <w:highlight w:val="yellow"/>
              </w:rPr>
              <w:t>B</w:t>
            </w:r>
            <w:r>
              <w:rPr>
                <w:highlight w:val="yellow"/>
              </w:rPr>
              <w:t>MI</w:t>
            </w:r>
            <w:r>
              <w:rPr>
                <w:rFonts w:hint="eastAsia"/>
                <w:highlight w:val="yellow"/>
              </w:rPr>
              <w:t>区间</w:t>
            </w:r>
          </w:p>
        </w:tc>
        <w:tc>
          <w:tcPr>
            <w:tcW w:w="0" w:type="auto"/>
            <w:vAlign w:val="center"/>
          </w:tcPr>
          <w:p w14:paraId="5D03350D" w14:textId="77777777" w:rsidR="00EC5F28" w:rsidRDefault="00000000">
            <w:pPr>
              <w:ind w:firstLineChars="0" w:firstLine="0"/>
              <w:jc w:val="center"/>
              <w:rPr>
                <w:highlight w:val="yellow"/>
              </w:rPr>
            </w:pPr>
            <w:r>
              <w:rPr>
                <w:rFonts w:hint="eastAsia"/>
                <w:highlight w:val="yellow"/>
              </w:rPr>
              <w:t>N</w:t>
            </w:r>
            <w:r>
              <w:rPr>
                <w:highlight w:val="yellow"/>
              </w:rPr>
              <w:t>IPT</w:t>
            </w:r>
            <w:r>
              <w:rPr>
                <w:rFonts w:hint="eastAsia"/>
                <w:highlight w:val="yellow"/>
              </w:rPr>
              <w:t>最佳时点</w:t>
            </w:r>
          </w:p>
        </w:tc>
      </w:tr>
      <w:tr w:rsidR="00EC5F28" w14:paraId="061AD551" w14:textId="77777777" w:rsidTr="00EC5F28">
        <w:trPr>
          <w:jc w:val="center"/>
        </w:trPr>
        <w:tc>
          <w:tcPr>
            <w:tcW w:w="0" w:type="auto"/>
            <w:vAlign w:val="center"/>
          </w:tcPr>
          <w:p w14:paraId="13A69105" w14:textId="77777777" w:rsidR="00EC5F28" w:rsidRDefault="00000000">
            <w:pPr>
              <w:ind w:firstLineChars="0" w:firstLine="0"/>
              <w:jc w:val="center"/>
              <w:rPr>
                <w:highlight w:val="yellow"/>
              </w:rPr>
            </w:pPr>
            <w:r>
              <w:rPr>
                <w:position w:val="-12"/>
                <w:highlight w:val="yellow"/>
              </w:rPr>
              <w:object w:dxaOrig="1457" w:dyaOrig="350" w14:anchorId="003F2742">
                <v:shape id="_x0000_i1126" type="#_x0000_t75" style="width:72.7pt;height:17.45pt" o:ole="">
                  <v:imagedata r:id="rId175" o:title=""/>
                </v:shape>
                <o:OLEObject Type="Embed" ProgID="Equation.AxMath" ShapeID="_x0000_i1126" DrawAspect="Content" ObjectID="_1818765928" r:id="rId176"/>
              </w:object>
            </w:r>
          </w:p>
        </w:tc>
        <w:tc>
          <w:tcPr>
            <w:tcW w:w="0" w:type="auto"/>
            <w:vAlign w:val="center"/>
          </w:tcPr>
          <w:p w14:paraId="78162F20" w14:textId="77777777" w:rsidR="00EC5F28" w:rsidRDefault="00000000">
            <w:pPr>
              <w:ind w:firstLineChars="0" w:firstLine="0"/>
              <w:jc w:val="center"/>
              <w:rPr>
                <w:highlight w:val="yellow"/>
              </w:rPr>
            </w:pPr>
            <w:r>
              <w:rPr>
                <w:rFonts w:hint="eastAsia"/>
                <w:highlight w:val="yellow"/>
              </w:rPr>
              <w:t>1</w:t>
            </w:r>
            <w:r>
              <w:rPr>
                <w:highlight w:val="yellow"/>
              </w:rPr>
              <w:t>7.1</w:t>
            </w:r>
          </w:p>
        </w:tc>
      </w:tr>
      <w:tr w:rsidR="00EC5F28" w14:paraId="68A96BFD" w14:textId="77777777" w:rsidTr="00EC5F28">
        <w:trPr>
          <w:jc w:val="center"/>
        </w:trPr>
        <w:tc>
          <w:tcPr>
            <w:tcW w:w="0" w:type="auto"/>
            <w:vAlign w:val="center"/>
          </w:tcPr>
          <w:p w14:paraId="4E762D1C" w14:textId="77777777" w:rsidR="00EC5F28" w:rsidRDefault="00000000">
            <w:pPr>
              <w:ind w:firstLineChars="0" w:firstLine="0"/>
              <w:jc w:val="center"/>
              <w:rPr>
                <w:highlight w:val="yellow"/>
              </w:rPr>
            </w:pPr>
            <w:r>
              <w:rPr>
                <w:position w:val="-12"/>
                <w:highlight w:val="yellow"/>
              </w:rPr>
              <w:object w:dxaOrig="2381" w:dyaOrig="350" w14:anchorId="11D1CB26">
                <v:shape id="_x0000_i1127" type="#_x0000_t75" style="width:119.05pt;height:17.45pt" o:ole="">
                  <v:imagedata r:id="rId177" o:title=""/>
                </v:shape>
                <o:OLEObject Type="Embed" ProgID="Equation.AxMath" ShapeID="_x0000_i1127" DrawAspect="Content" ObjectID="_1818765929" r:id="rId178"/>
              </w:object>
            </w:r>
          </w:p>
        </w:tc>
        <w:tc>
          <w:tcPr>
            <w:tcW w:w="0" w:type="auto"/>
            <w:vAlign w:val="center"/>
          </w:tcPr>
          <w:p w14:paraId="26AD7D37" w14:textId="77777777" w:rsidR="00EC5F28" w:rsidRDefault="00000000">
            <w:pPr>
              <w:ind w:firstLineChars="0" w:firstLine="0"/>
              <w:jc w:val="center"/>
              <w:rPr>
                <w:highlight w:val="yellow"/>
              </w:rPr>
            </w:pPr>
            <w:r>
              <w:rPr>
                <w:rFonts w:hint="eastAsia"/>
                <w:highlight w:val="yellow"/>
              </w:rPr>
              <w:t>2</w:t>
            </w:r>
            <w:r>
              <w:rPr>
                <w:highlight w:val="yellow"/>
              </w:rPr>
              <w:t>3.3</w:t>
            </w:r>
          </w:p>
        </w:tc>
      </w:tr>
      <w:tr w:rsidR="00EC5F28" w14:paraId="3E57B755" w14:textId="77777777" w:rsidTr="00EC5F28">
        <w:trPr>
          <w:jc w:val="center"/>
        </w:trPr>
        <w:tc>
          <w:tcPr>
            <w:tcW w:w="0" w:type="auto"/>
            <w:vAlign w:val="center"/>
          </w:tcPr>
          <w:p w14:paraId="46A0ADEA" w14:textId="77777777" w:rsidR="00EC5F28" w:rsidRDefault="00000000">
            <w:pPr>
              <w:ind w:firstLineChars="0" w:firstLine="0"/>
              <w:jc w:val="center"/>
              <w:rPr>
                <w:highlight w:val="yellow"/>
              </w:rPr>
            </w:pPr>
            <w:r>
              <w:rPr>
                <w:position w:val="-12"/>
                <w:highlight w:val="yellow"/>
              </w:rPr>
              <w:object w:dxaOrig="1457" w:dyaOrig="350" w14:anchorId="386B1ED0">
                <v:shape id="_x0000_i1128" type="#_x0000_t75" style="width:72.7pt;height:17.45pt" o:ole="">
                  <v:imagedata r:id="rId179" o:title=""/>
                </v:shape>
                <o:OLEObject Type="Embed" ProgID="Equation.AxMath" ShapeID="_x0000_i1128" DrawAspect="Content" ObjectID="_1818765930" r:id="rId180"/>
              </w:object>
            </w:r>
          </w:p>
        </w:tc>
        <w:tc>
          <w:tcPr>
            <w:tcW w:w="0" w:type="auto"/>
            <w:vAlign w:val="center"/>
          </w:tcPr>
          <w:p w14:paraId="1D3CBE28" w14:textId="77777777" w:rsidR="00EC5F28" w:rsidRDefault="00000000">
            <w:pPr>
              <w:ind w:firstLineChars="0" w:firstLine="0"/>
              <w:jc w:val="center"/>
              <w:rPr>
                <w:highlight w:val="yellow"/>
              </w:rPr>
            </w:pPr>
            <w:r>
              <w:rPr>
                <w:rFonts w:hint="eastAsia"/>
                <w:highlight w:val="yellow"/>
              </w:rPr>
              <w:t>2</w:t>
            </w:r>
            <w:r>
              <w:rPr>
                <w:highlight w:val="yellow"/>
              </w:rPr>
              <w:t>3.7</w:t>
            </w:r>
          </w:p>
        </w:tc>
      </w:tr>
    </w:tbl>
    <w:p w14:paraId="46211790" w14:textId="77777777" w:rsidR="00EC5F28" w:rsidRDefault="00EC5F28">
      <w:pPr>
        <w:ind w:firstLine="480"/>
      </w:pPr>
    </w:p>
    <w:p w14:paraId="7E91C76D" w14:textId="77777777" w:rsidR="00EC5F28" w:rsidRDefault="00000000">
      <w:pPr>
        <w:pStyle w:val="ae"/>
        <w:numPr>
          <w:ilvl w:val="0"/>
          <w:numId w:val="11"/>
        </w:numPr>
        <w:ind w:firstLineChars="0"/>
        <w:rPr>
          <w:highlight w:val="yellow"/>
        </w:rPr>
      </w:pPr>
      <w:r>
        <w:rPr>
          <w:rFonts w:hint="eastAsia"/>
          <w:highlight w:val="yellow"/>
        </w:rPr>
        <w:t>第一组</w:t>
      </w:r>
      <w:r>
        <w:rPr>
          <w:position w:val="-12"/>
          <w:highlight w:val="yellow"/>
        </w:rPr>
        <w:object w:dxaOrig="1457" w:dyaOrig="350" w14:anchorId="0089E7A4">
          <v:shape id="_x0000_i1129" type="#_x0000_t75" style="width:72.7pt;height:17.45pt" o:ole="">
            <v:imagedata r:id="rId175" o:title=""/>
          </v:shape>
          <o:OLEObject Type="Embed" ProgID="Equation.AxMath" ShapeID="_x0000_i1129" DrawAspect="Content" ObjectID="_1818765931" r:id="rId181"/>
        </w:object>
      </w:r>
      <w:r>
        <w:rPr>
          <w:rFonts w:hint="eastAsia"/>
          <w:highlight w:val="yellow"/>
        </w:rPr>
        <w:t>，最佳</w:t>
      </w:r>
      <w:r>
        <w:rPr>
          <w:rFonts w:hint="eastAsia"/>
          <w:highlight w:val="yellow"/>
        </w:rPr>
        <w:t>N</w:t>
      </w:r>
      <w:r>
        <w:rPr>
          <w:highlight w:val="yellow"/>
        </w:rPr>
        <w:t>IPT</w:t>
      </w:r>
      <w:r>
        <w:rPr>
          <w:rFonts w:hint="eastAsia"/>
          <w:highlight w:val="yellow"/>
        </w:rPr>
        <w:t>时点</w:t>
      </w:r>
      <w:r>
        <w:rPr>
          <w:rFonts w:hint="eastAsia"/>
          <w:highlight w:val="yellow"/>
        </w:rPr>
        <w:t>1</w:t>
      </w:r>
      <w:r>
        <w:rPr>
          <w:highlight w:val="yellow"/>
        </w:rPr>
        <w:t>7.1</w:t>
      </w:r>
      <w:r>
        <w:rPr>
          <w:rFonts w:hint="eastAsia"/>
          <w:highlight w:val="yellow"/>
        </w:rPr>
        <w:t>周</w:t>
      </w:r>
    </w:p>
    <w:p w14:paraId="399C91D1" w14:textId="77777777" w:rsidR="00EC5F28" w:rsidRDefault="00000000">
      <w:pPr>
        <w:pStyle w:val="ae"/>
        <w:ind w:left="840" w:firstLineChars="0" w:firstLine="0"/>
        <w:rPr>
          <w:highlight w:val="yellow"/>
        </w:rPr>
      </w:pPr>
      <w:r>
        <w:rPr>
          <w:rFonts w:hint="eastAsia"/>
          <w:highlight w:val="yellow"/>
        </w:rPr>
        <w:t>这部分孕妇的</w:t>
      </w:r>
      <w:r>
        <w:rPr>
          <w:rFonts w:hint="eastAsia"/>
          <w:highlight w:val="yellow"/>
        </w:rPr>
        <w:t>B</w:t>
      </w:r>
      <w:r>
        <w:rPr>
          <w:highlight w:val="yellow"/>
        </w:rPr>
        <w:t>MI</w:t>
      </w:r>
      <w:r>
        <w:rPr>
          <w:rFonts w:hint="eastAsia"/>
          <w:highlight w:val="yellow"/>
        </w:rPr>
        <w:t>较低，血液中胎儿</w:t>
      </w:r>
      <w:r>
        <w:rPr>
          <w:rFonts w:hint="eastAsia"/>
          <w:highlight w:val="yellow"/>
        </w:rPr>
        <w:t>Y</w:t>
      </w:r>
      <w:r>
        <w:rPr>
          <w:rFonts w:hint="eastAsia"/>
          <w:highlight w:val="yellow"/>
        </w:rPr>
        <w:t>染色体浓度相对较高，因此可以在相</w:t>
      </w:r>
    </w:p>
    <w:p w14:paraId="4692C416" w14:textId="77777777" w:rsidR="00EC5F28" w:rsidRDefault="00000000">
      <w:pPr>
        <w:pStyle w:val="ae"/>
        <w:ind w:leftChars="200" w:left="480" w:firstLineChars="0" w:firstLine="0"/>
        <w:rPr>
          <w:highlight w:val="yellow"/>
        </w:rPr>
      </w:pPr>
      <w:r>
        <w:rPr>
          <w:rFonts w:hint="eastAsia"/>
          <w:highlight w:val="yellow"/>
        </w:rPr>
        <w:t>早期就达到可以获得可靠结果的</w:t>
      </w:r>
      <w:r>
        <w:rPr>
          <w:rFonts w:hint="eastAsia"/>
          <w:highlight w:val="yellow"/>
        </w:rPr>
        <w:t>Y</w:t>
      </w:r>
      <w:r>
        <w:rPr>
          <w:rFonts w:hint="eastAsia"/>
          <w:highlight w:val="yellow"/>
        </w:rPr>
        <w:t>染色体浓度阈值，可以在</w:t>
      </w:r>
      <w:r>
        <w:rPr>
          <w:rFonts w:hint="eastAsia"/>
          <w:highlight w:val="yellow"/>
        </w:rPr>
        <w:t>1</w:t>
      </w:r>
      <w:r>
        <w:rPr>
          <w:highlight w:val="yellow"/>
        </w:rPr>
        <w:t>7.1</w:t>
      </w:r>
      <w:r>
        <w:rPr>
          <w:rFonts w:hint="eastAsia"/>
          <w:highlight w:val="yellow"/>
        </w:rPr>
        <w:t>周左右进行</w:t>
      </w:r>
      <w:r>
        <w:rPr>
          <w:rFonts w:hint="eastAsia"/>
          <w:highlight w:val="yellow"/>
        </w:rPr>
        <w:t>N</w:t>
      </w:r>
      <w:r>
        <w:rPr>
          <w:highlight w:val="yellow"/>
        </w:rPr>
        <w:t>IPT</w:t>
      </w:r>
      <w:r>
        <w:rPr>
          <w:rFonts w:hint="eastAsia"/>
          <w:highlight w:val="yellow"/>
        </w:rPr>
        <w:t>，尽早获得结果。</w:t>
      </w:r>
    </w:p>
    <w:p w14:paraId="07794C93" w14:textId="77777777" w:rsidR="00EC5F28" w:rsidRDefault="00000000">
      <w:pPr>
        <w:pStyle w:val="ae"/>
        <w:numPr>
          <w:ilvl w:val="0"/>
          <w:numId w:val="11"/>
        </w:numPr>
        <w:ind w:firstLineChars="0"/>
        <w:rPr>
          <w:highlight w:val="yellow"/>
        </w:rPr>
      </w:pPr>
      <w:r>
        <w:rPr>
          <w:rFonts w:hint="eastAsia"/>
          <w:highlight w:val="yellow"/>
        </w:rPr>
        <w:t>第二组</w:t>
      </w:r>
      <w:r>
        <w:rPr>
          <w:position w:val="-12"/>
          <w:highlight w:val="yellow"/>
        </w:rPr>
        <w:object w:dxaOrig="2381" w:dyaOrig="350" w14:anchorId="45882E9B">
          <v:shape id="_x0000_i1130" type="#_x0000_t75" style="width:119.05pt;height:17.45pt" o:ole="">
            <v:imagedata r:id="rId177" o:title=""/>
          </v:shape>
          <o:OLEObject Type="Embed" ProgID="Equation.AxMath" ShapeID="_x0000_i1130" DrawAspect="Content" ObjectID="_1818765932" r:id="rId182"/>
        </w:object>
      </w:r>
      <w:r>
        <w:rPr>
          <w:rFonts w:hint="eastAsia"/>
          <w:highlight w:val="yellow"/>
        </w:rPr>
        <w:t>，最佳</w:t>
      </w:r>
      <w:r>
        <w:rPr>
          <w:rFonts w:hint="eastAsia"/>
          <w:highlight w:val="yellow"/>
        </w:rPr>
        <w:t>N</w:t>
      </w:r>
      <w:r>
        <w:rPr>
          <w:highlight w:val="yellow"/>
        </w:rPr>
        <w:t>IPT</w:t>
      </w:r>
      <w:r>
        <w:rPr>
          <w:rFonts w:hint="eastAsia"/>
          <w:highlight w:val="yellow"/>
        </w:rPr>
        <w:t>时点</w:t>
      </w:r>
      <w:r>
        <w:rPr>
          <w:rFonts w:hint="eastAsia"/>
          <w:highlight w:val="yellow"/>
        </w:rPr>
        <w:t>2</w:t>
      </w:r>
      <w:r>
        <w:rPr>
          <w:highlight w:val="yellow"/>
        </w:rPr>
        <w:t>3.3</w:t>
      </w:r>
      <w:r>
        <w:rPr>
          <w:rFonts w:hint="eastAsia"/>
          <w:highlight w:val="yellow"/>
        </w:rPr>
        <w:t>周</w:t>
      </w:r>
    </w:p>
    <w:p w14:paraId="537B48F1" w14:textId="77777777" w:rsidR="00EC5F28" w:rsidRDefault="00000000">
      <w:pPr>
        <w:pStyle w:val="ae"/>
        <w:ind w:left="840" w:firstLineChars="0" w:firstLine="0"/>
        <w:rPr>
          <w:highlight w:val="yellow"/>
        </w:rPr>
      </w:pPr>
      <w:r>
        <w:rPr>
          <w:rFonts w:hint="eastAsia"/>
          <w:highlight w:val="yellow"/>
        </w:rPr>
        <w:t>这部分孕妇的</w:t>
      </w:r>
      <w:r>
        <w:rPr>
          <w:rFonts w:hint="eastAsia"/>
          <w:highlight w:val="yellow"/>
        </w:rPr>
        <w:t>B</w:t>
      </w:r>
      <w:r>
        <w:rPr>
          <w:highlight w:val="yellow"/>
        </w:rPr>
        <w:t>MI</w:t>
      </w:r>
      <w:r>
        <w:rPr>
          <w:rFonts w:hint="eastAsia"/>
          <w:highlight w:val="yellow"/>
        </w:rPr>
        <w:t>适中，血液中积累胎儿</w:t>
      </w:r>
      <w:r>
        <w:rPr>
          <w:rFonts w:hint="eastAsia"/>
          <w:highlight w:val="yellow"/>
        </w:rPr>
        <w:t>Y</w:t>
      </w:r>
      <w:r>
        <w:rPr>
          <w:rFonts w:hint="eastAsia"/>
          <w:highlight w:val="yellow"/>
        </w:rPr>
        <w:t>染色体浓度相对于第一组较慢，为</w:t>
      </w:r>
    </w:p>
    <w:p w14:paraId="3BAA1F77" w14:textId="77777777" w:rsidR="00EC5F28" w:rsidRDefault="00000000">
      <w:pPr>
        <w:pStyle w:val="ae"/>
        <w:ind w:firstLine="480"/>
        <w:rPr>
          <w:highlight w:val="yellow"/>
        </w:rPr>
      </w:pPr>
      <w:r>
        <w:rPr>
          <w:rFonts w:hint="eastAsia"/>
          <w:highlight w:val="yellow"/>
        </w:rPr>
        <w:t>了确保</w:t>
      </w:r>
      <w:r>
        <w:rPr>
          <w:rFonts w:hint="eastAsia"/>
          <w:highlight w:val="yellow"/>
        </w:rPr>
        <w:t>N</w:t>
      </w:r>
      <w:r>
        <w:rPr>
          <w:highlight w:val="yellow"/>
        </w:rPr>
        <w:t>IPT</w:t>
      </w:r>
      <w:r>
        <w:rPr>
          <w:rFonts w:hint="eastAsia"/>
          <w:highlight w:val="yellow"/>
        </w:rPr>
        <w:t>检测准确性，需要等待一段时间，在</w:t>
      </w:r>
      <w:r>
        <w:rPr>
          <w:rFonts w:hint="eastAsia"/>
          <w:highlight w:val="yellow"/>
        </w:rPr>
        <w:t>2</w:t>
      </w:r>
      <w:r>
        <w:rPr>
          <w:highlight w:val="yellow"/>
        </w:rPr>
        <w:t>3.3</w:t>
      </w:r>
      <w:r>
        <w:rPr>
          <w:rFonts w:hint="eastAsia"/>
          <w:highlight w:val="yellow"/>
        </w:rPr>
        <w:t>周左右进行</w:t>
      </w:r>
      <w:r>
        <w:rPr>
          <w:rFonts w:hint="eastAsia"/>
          <w:highlight w:val="yellow"/>
        </w:rPr>
        <w:t>N</w:t>
      </w:r>
      <w:r>
        <w:rPr>
          <w:highlight w:val="yellow"/>
        </w:rPr>
        <w:t>IPT</w:t>
      </w:r>
      <w:r>
        <w:rPr>
          <w:rFonts w:hint="eastAsia"/>
          <w:highlight w:val="yellow"/>
        </w:rPr>
        <w:t>。</w:t>
      </w:r>
    </w:p>
    <w:p w14:paraId="0885F0E0" w14:textId="77777777" w:rsidR="00EC5F28" w:rsidRDefault="00000000">
      <w:pPr>
        <w:pStyle w:val="ae"/>
        <w:numPr>
          <w:ilvl w:val="0"/>
          <w:numId w:val="11"/>
        </w:numPr>
        <w:ind w:firstLineChars="0"/>
        <w:rPr>
          <w:highlight w:val="yellow"/>
        </w:rPr>
      </w:pPr>
      <w:r>
        <w:rPr>
          <w:rFonts w:hint="eastAsia"/>
          <w:highlight w:val="yellow"/>
        </w:rPr>
        <w:t>第三组</w:t>
      </w:r>
      <w:r>
        <w:rPr>
          <w:position w:val="-12"/>
          <w:highlight w:val="yellow"/>
        </w:rPr>
        <w:object w:dxaOrig="1457" w:dyaOrig="350" w14:anchorId="1470DAB6">
          <v:shape id="_x0000_i1131" type="#_x0000_t75" style="width:72.7pt;height:17.45pt" o:ole="">
            <v:imagedata r:id="rId179" o:title=""/>
          </v:shape>
          <o:OLEObject Type="Embed" ProgID="Equation.AxMath" ShapeID="_x0000_i1131" DrawAspect="Content" ObjectID="_1818765933" r:id="rId183"/>
        </w:object>
      </w:r>
      <w:r>
        <w:rPr>
          <w:rFonts w:hint="eastAsia"/>
          <w:highlight w:val="yellow"/>
        </w:rPr>
        <w:t>，最佳</w:t>
      </w:r>
      <w:r>
        <w:rPr>
          <w:rFonts w:hint="eastAsia"/>
          <w:highlight w:val="yellow"/>
        </w:rPr>
        <w:t>N</w:t>
      </w:r>
      <w:r>
        <w:rPr>
          <w:highlight w:val="yellow"/>
        </w:rPr>
        <w:t>IPT</w:t>
      </w:r>
      <w:r>
        <w:rPr>
          <w:rFonts w:hint="eastAsia"/>
          <w:highlight w:val="yellow"/>
        </w:rPr>
        <w:t>时点</w:t>
      </w:r>
      <w:r>
        <w:rPr>
          <w:rFonts w:hint="eastAsia"/>
          <w:highlight w:val="yellow"/>
        </w:rPr>
        <w:t>2</w:t>
      </w:r>
      <w:r>
        <w:rPr>
          <w:highlight w:val="yellow"/>
        </w:rPr>
        <w:t>3.7</w:t>
      </w:r>
      <w:r>
        <w:rPr>
          <w:rFonts w:hint="eastAsia"/>
          <w:highlight w:val="yellow"/>
        </w:rPr>
        <w:t>周</w:t>
      </w:r>
    </w:p>
    <w:p w14:paraId="15767048" w14:textId="77777777" w:rsidR="00EC5F28" w:rsidRDefault="00000000">
      <w:pPr>
        <w:pStyle w:val="ae"/>
        <w:ind w:left="840" w:firstLineChars="0" w:firstLine="0"/>
        <w:rPr>
          <w:highlight w:val="yellow"/>
        </w:rPr>
      </w:pPr>
      <w:r>
        <w:rPr>
          <w:rFonts w:hint="eastAsia"/>
          <w:highlight w:val="yellow"/>
        </w:rPr>
        <w:t>这部分孕妇的</w:t>
      </w:r>
      <w:r>
        <w:rPr>
          <w:rFonts w:hint="eastAsia"/>
          <w:highlight w:val="yellow"/>
        </w:rPr>
        <w:t>B</w:t>
      </w:r>
      <w:r>
        <w:rPr>
          <w:highlight w:val="yellow"/>
        </w:rPr>
        <w:t>MI</w:t>
      </w:r>
      <w:r>
        <w:rPr>
          <w:rFonts w:hint="eastAsia"/>
          <w:highlight w:val="yellow"/>
        </w:rPr>
        <w:t>较高，血液中胎儿</w:t>
      </w:r>
      <w:r>
        <w:rPr>
          <w:rFonts w:hint="eastAsia"/>
          <w:highlight w:val="yellow"/>
        </w:rPr>
        <w:t>D</w:t>
      </w:r>
      <w:r>
        <w:rPr>
          <w:highlight w:val="yellow"/>
        </w:rPr>
        <w:t>NA</w:t>
      </w:r>
      <w:r>
        <w:rPr>
          <w:rFonts w:hint="eastAsia"/>
          <w:highlight w:val="yellow"/>
        </w:rPr>
        <w:t>浓度最低，积累最慢，可以将</w:t>
      </w:r>
      <w:r>
        <w:rPr>
          <w:rFonts w:hint="eastAsia"/>
          <w:highlight w:val="yellow"/>
        </w:rPr>
        <w:t>N</w:t>
      </w:r>
      <w:r>
        <w:rPr>
          <w:highlight w:val="yellow"/>
        </w:rPr>
        <w:t>IPT</w:t>
      </w:r>
    </w:p>
    <w:p w14:paraId="7BBE48C1" w14:textId="77777777" w:rsidR="00EC5F28" w:rsidRDefault="00000000">
      <w:pPr>
        <w:pStyle w:val="ae"/>
        <w:ind w:firstLine="480"/>
        <w:rPr>
          <w:highlight w:val="yellow"/>
        </w:rPr>
      </w:pPr>
      <w:r>
        <w:rPr>
          <w:rFonts w:hint="eastAsia"/>
          <w:highlight w:val="yellow"/>
        </w:rPr>
        <w:t>时点推至</w:t>
      </w:r>
      <w:r>
        <w:rPr>
          <w:rFonts w:hint="eastAsia"/>
          <w:highlight w:val="yellow"/>
        </w:rPr>
        <w:t>2</w:t>
      </w:r>
      <w:r>
        <w:rPr>
          <w:highlight w:val="yellow"/>
        </w:rPr>
        <w:t>3.7</w:t>
      </w:r>
      <w:r>
        <w:rPr>
          <w:rFonts w:hint="eastAsia"/>
          <w:highlight w:val="yellow"/>
        </w:rPr>
        <w:t>周，以获得较为准确的检测结果。</w:t>
      </w:r>
    </w:p>
    <w:p w14:paraId="4DFA02B5" w14:textId="77777777" w:rsidR="00EC5F28" w:rsidRDefault="00000000">
      <w:pPr>
        <w:pStyle w:val="ae"/>
        <w:ind w:firstLine="480"/>
      </w:pPr>
      <w:r>
        <w:rPr>
          <w:rFonts w:hint="eastAsia"/>
        </w:rPr>
        <w:t>总体而言，对于</w:t>
      </w:r>
      <w:r>
        <w:rPr>
          <w:rFonts w:hint="eastAsia"/>
        </w:rPr>
        <w:t>BMI</w:t>
      </w:r>
      <w:r>
        <w:rPr>
          <w:rFonts w:hint="eastAsia"/>
        </w:rPr>
        <w:t>值较高的孕妇群体来说，其检测失败风险函数下降的相对会更缓慢，因此模型更倾向于选择一个较晚的时间点，以提高部分延迟风险为代价，获得失败风险的显著降低；而对于低</w:t>
      </w:r>
      <w:r>
        <w:rPr>
          <w:rFonts w:hint="eastAsia"/>
        </w:rPr>
        <w:t>BMI</w:t>
      </w:r>
      <w:r>
        <w:rPr>
          <w:rFonts w:hint="eastAsia"/>
        </w:rPr>
        <w:t>组的孕妇群体来说，其检测失败风险函数下降的相对较快，因此模型能够选择一个较早的时间点，在失败风险已经进入可接受的范围是，来进一步获得更低的延迟风险。</w:t>
      </w:r>
    </w:p>
    <w:p w14:paraId="0B46B77E" w14:textId="77777777" w:rsidR="00EC5F28" w:rsidRDefault="00000000">
      <w:pPr>
        <w:pStyle w:val="2"/>
        <w:spacing w:before="156" w:after="156"/>
      </w:pPr>
      <w:r>
        <w:t>检测误差影响分析（灵敏度分析）</w:t>
      </w:r>
    </w:p>
    <w:p w14:paraId="32FA192B" w14:textId="77777777" w:rsidR="00EC5F28" w:rsidRDefault="00000000">
      <w:pPr>
        <w:pStyle w:val="1"/>
        <w:spacing w:before="156" w:after="156"/>
        <w:rPr>
          <w:lang w:eastAsia="zh"/>
        </w:rPr>
      </w:pPr>
      <w:r>
        <w:rPr>
          <w:rFonts w:hint="eastAsia"/>
          <w:lang w:eastAsia="zh"/>
        </w:rPr>
        <w:t>问题三的模型建立与求解</w:t>
      </w:r>
    </w:p>
    <w:p w14:paraId="3FA44988" w14:textId="77777777" w:rsidR="00EC5F28" w:rsidRDefault="00000000">
      <w:pPr>
        <w:pStyle w:val="2"/>
        <w:numPr>
          <w:ilvl w:val="1"/>
          <w:numId w:val="12"/>
        </w:numPr>
        <w:spacing w:before="156" w:after="156"/>
      </w:pPr>
      <w:r>
        <w:t>Cox</w:t>
      </w:r>
      <w:r>
        <w:t>比例风险</w:t>
      </w:r>
      <w:r>
        <w:rPr>
          <w:rFonts w:hint="eastAsia"/>
        </w:rPr>
        <w:t>回归</w:t>
      </w:r>
      <w:r>
        <w:t>模型</w:t>
      </w:r>
    </w:p>
    <w:p w14:paraId="1CA5C81D" w14:textId="77777777" w:rsidR="00EC5F28" w:rsidRDefault="00000000">
      <w:pPr>
        <w:ind w:firstLine="480"/>
      </w:pPr>
      <w:r>
        <w:rPr>
          <w:rFonts w:hint="eastAsia"/>
        </w:rPr>
        <w:t>在问题二中，我们通过</w:t>
      </w:r>
      <w:r>
        <w:rPr>
          <w:b/>
          <w:bCs/>
        </w:rPr>
        <w:t>Kaplan-Meier</w:t>
      </w:r>
      <w:r>
        <w:rPr>
          <w:rFonts w:hint="eastAsia"/>
        </w:rPr>
        <w:t>方法计算出不同</w:t>
      </w:r>
      <w:r>
        <w:rPr>
          <w:rFonts w:hint="eastAsia"/>
        </w:rPr>
        <w:t>BMI</w:t>
      </w:r>
      <w:r>
        <w:rPr>
          <w:rFonts w:hint="eastAsia"/>
        </w:rPr>
        <w:t>组别的生存曲线，量化了组内孕妇体内</w:t>
      </w:r>
      <w:r>
        <w:rPr>
          <w:rFonts w:hint="eastAsia"/>
        </w:rPr>
        <w:t>Y</w:t>
      </w:r>
      <w:r>
        <w:rPr>
          <w:rFonts w:hint="eastAsia"/>
        </w:rPr>
        <w:t>染色体浓度未达标概率随孕期的变化。但是该方法是无参数的，无法进一步在同一组内衡量其他因素（比如身高、体重、年龄）对</w:t>
      </w:r>
      <w:r>
        <w:rPr>
          <w:rFonts w:hint="eastAsia"/>
        </w:rPr>
        <w:t>Y</w:t>
      </w:r>
      <w:r>
        <w:rPr>
          <w:rFonts w:hint="eastAsia"/>
        </w:rPr>
        <w:t>染色体浓度未达标概率的影响。因此，基于综合考虑多种因素的目标，我们引入了</w:t>
      </w:r>
      <w:r>
        <w:rPr>
          <w:rFonts w:hint="eastAsia"/>
        </w:rPr>
        <w:t>Cox</w:t>
      </w:r>
      <w:r>
        <w:rPr>
          <w:rFonts w:hint="eastAsia"/>
        </w:rPr>
        <w:t>比例风险回归模型。</w:t>
      </w:r>
    </w:p>
    <w:p w14:paraId="1EFAD4FB" w14:textId="77777777" w:rsidR="00EC5F28" w:rsidRDefault="00000000">
      <w:pPr>
        <w:ind w:firstLine="480"/>
      </w:pPr>
      <w:r>
        <w:rPr>
          <w:rFonts w:hint="eastAsia"/>
        </w:rPr>
        <w:t>Cox</w:t>
      </w:r>
      <w:r>
        <w:rPr>
          <w:rFonts w:hint="eastAsia"/>
        </w:rPr>
        <w:t>比例风险回归模型是一种半参数回归模型。该模型以生存时间和生存结局共同构成因变量，可以引入多种因素作为协变量，同时衡量多因素对生存期的影响。由于其能分析</w:t>
      </w:r>
      <w:proofErr w:type="gramStart"/>
      <w:r>
        <w:rPr>
          <w:rFonts w:hint="eastAsia"/>
        </w:rPr>
        <w:t>带有</w:t>
      </w:r>
      <w:r>
        <w:t>截尾生存时</w:t>
      </w:r>
      <w:proofErr w:type="gramEnd"/>
      <w:r>
        <w:t>间的资料，且不要求估计资料的生存分布类型</w:t>
      </w:r>
      <w:r>
        <w:rPr>
          <w:rFonts w:hint="eastAsia"/>
        </w:rPr>
        <w:t>，因此在医学研究中得到广泛推广和应用。</w:t>
      </w:r>
    </w:p>
    <w:p w14:paraId="17C96FDC" w14:textId="77777777" w:rsidR="00EC5F28" w:rsidRDefault="00000000">
      <w:pPr>
        <w:pStyle w:val="3"/>
        <w:numPr>
          <w:ilvl w:val="0"/>
          <w:numId w:val="0"/>
        </w:numPr>
        <w:spacing w:before="156"/>
      </w:pPr>
      <w:r>
        <w:rPr>
          <w:rFonts w:hint="eastAsia"/>
        </w:rPr>
        <w:t xml:space="preserve">8.1.1 </w:t>
      </w:r>
      <w:r>
        <w:rPr>
          <w:rFonts w:hint="eastAsia"/>
        </w:rPr>
        <w:t>模型的构建</w:t>
      </w:r>
    </w:p>
    <w:p w14:paraId="25D51A1F" w14:textId="77777777" w:rsidR="00EC5F28" w:rsidRDefault="00000000">
      <w:pPr>
        <w:ind w:firstLine="480"/>
      </w:pPr>
      <w:r>
        <w:rPr>
          <w:rFonts w:hint="eastAsia"/>
        </w:rPr>
        <w:t>我们以所有男胎孕妇（数据预处理之后）的生存数据作为模型的训练集。孕妇的</w:t>
      </w:r>
      <w:r>
        <w:rPr>
          <w:rFonts w:hint="eastAsia"/>
        </w:rPr>
        <w:t>Y</w:t>
      </w:r>
      <w:r>
        <w:rPr>
          <w:rFonts w:hint="eastAsia"/>
        </w:rPr>
        <w:t>染色体浓度达标孕</w:t>
      </w:r>
      <w:proofErr w:type="gramStart"/>
      <w:r>
        <w:rPr>
          <w:rFonts w:hint="eastAsia"/>
        </w:rPr>
        <w:t>周时间</w:t>
      </w:r>
      <w:proofErr w:type="gramEnd"/>
      <w:r>
        <w:rPr>
          <w:rFonts w:hint="eastAsia"/>
        </w:rPr>
        <w:t>的预测</w:t>
      </w:r>
      <w:proofErr w:type="gramStart"/>
      <w:r>
        <w:rPr>
          <w:rFonts w:hint="eastAsia"/>
        </w:rPr>
        <w:t>值处理</w:t>
      </w:r>
      <w:proofErr w:type="gramEnd"/>
      <w:r>
        <w:rPr>
          <w:rFonts w:hint="eastAsia"/>
        </w:rPr>
        <w:t>方式与问题二相同。</w:t>
      </w:r>
    </w:p>
    <w:p w14:paraId="7B57F0DF" w14:textId="77777777" w:rsidR="00EC5F28" w:rsidRDefault="00000000">
      <w:pPr>
        <w:ind w:firstLine="480"/>
      </w:pPr>
      <w:r>
        <w:rPr>
          <w:rFonts w:hint="eastAsia"/>
        </w:rPr>
        <w:t>模型的设定如下：</w:t>
      </w:r>
    </w:p>
    <w:p w14:paraId="77C0A481" w14:textId="77777777" w:rsidR="00EC5F28" w:rsidRDefault="00000000">
      <w:pPr>
        <w:pStyle w:val="ae"/>
        <w:numPr>
          <w:ilvl w:val="0"/>
          <w:numId w:val="13"/>
        </w:numPr>
        <w:ind w:firstLineChars="0"/>
      </w:pPr>
      <w:r>
        <w:rPr>
          <w:rFonts w:hint="eastAsia"/>
        </w:rPr>
        <w:t>因变量：由最后一次检测时间和</w:t>
      </w:r>
      <w:r>
        <w:rPr>
          <w:rFonts w:hint="eastAsia"/>
        </w:rPr>
        <w:t>Y</w:t>
      </w:r>
      <w:r>
        <w:rPr>
          <w:rFonts w:hint="eastAsia"/>
        </w:rPr>
        <w:t>染色体浓度是否达标共同定义的生存结果</w:t>
      </w:r>
    </w:p>
    <w:p w14:paraId="3473CEB1" w14:textId="77777777" w:rsidR="00EC5F28" w:rsidRDefault="00000000">
      <w:pPr>
        <w:pStyle w:val="ae"/>
        <w:numPr>
          <w:ilvl w:val="0"/>
          <w:numId w:val="13"/>
        </w:numPr>
        <w:ind w:firstLineChars="0"/>
      </w:pPr>
      <w:r>
        <w:rPr>
          <w:rFonts w:hint="eastAsia"/>
        </w:rPr>
        <w:lastRenderedPageBreak/>
        <w:t>协变量：</w:t>
      </w:r>
      <w:r>
        <w:t>经过</w:t>
      </w:r>
      <w:r>
        <w:rPr>
          <w:rFonts w:hint="eastAsia"/>
        </w:rPr>
        <w:t>对多个变量的</w:t>
      </w:r>
      <w:r>
        <w:t>共线性检验，</w:t>
      </w:r>
      <w:r>
        <w:rPr>
          <w:rFonts w:hint="eastAsia"/>
        </w:rPr>
        <w:t>我们最终选定孕妇的身高、体重、年龄、</w:t>
      </w:r>
      <w:r>
        <w:rPr>
          <w:rFonts w:hint="eastAsia"/>
        </w:rPr>
        <w:t>GC</w:t>
      </w:r>
      <w:r>
        <w:rPr>
          <w:rFonts w:hint="eastAsia"/>
        </w:rPr>
        <w:t>含量作为模型的协变量</w:t>
      </w:r>
    </w:p>
    <w:p w14:paraId="59CD3072" w14:textId="77777777" w:rsidR="00EC5F28" w:rsidRDefault="00000000">
      <w:pPr>
        <w:ind w:firstLineChars="0" w:firstLine="480"/>
      </w:pPr>
      <w:r>
        <w:rPr>
          <w:rFonts w:hint="eastAsia"/>
        </w:rPr>
        <w:t>模型的数学形式如下：</w:t>
      </w:r>
    </w:p>
    <w:p w14:paraId="2FC85E94" w14:textId="77777777" w:rsidR="00EC5F28" w:rsidRDefault="00000000">
      <w:pPr>
        <w:pStyle w:val="11"/>
        <w:ind w:firstLine="360"/>
        <w:jc w:val="center"/>
        <w:rPr>
          <w:rFonts w:hint="eastAsia"/>
        </w:rPr>
      </w:pPr>
      <w:r>
        <w:object w:dxaOrig="3662" w:dyaOrig="375" w14:anchorId="4883345C">
          <v:shape id="_x0000_i1132" type="#_x0000_t75" style="width:182.5pt;height:18.55pt" o:ole="">
            <v:imagedata r:id="rId184" o:title=""/>
          </v:shape>
          <o:OLEObject Type="Embed" ProgID="Equation.AxMath" ShapeID="_x0000_i1132" DrawAspect="Content" ObjectID="_1818765934" r:id="rId185"/>
        </w:object>
      </w:r>
    </w:p>
    <w:p w14:paraId="34E13373" w14:textId="77777777" w:rsidR="00EC5F28" w:rsidRDefault="00000000">
      <w:pPr>
        <w:ind w:firstLineChars="0" w:firstLine="480"/>
      </w:pPr>
      <w:r>
        <w:rPr>
          <w:rFonts w:hint="eastAsia"/>
          <w:highlight w:val="yellow"/>
        </w:rPr>
        <w:t>其中</w:t>
      </w:r>
      <w:r>
        <w:rPr>
          <w:highlight w:val="yellow"/>
        </w:rPr>
        <w:object w:dxaOrig="2114" w:dyaOrig="375" w14:anchorId="6C7C88C2">
          <v:shape id="_x0000_i1133" type="#_x0000_t75" style="width:105.5pt;height:18.55pt" o:ole="">
            <v:imagedata r:id="rId186" o:title=""/>
          </v:shape>
          <o:OLEObject Type="Embed" ProgID="Equation.AxMath" ShapeID="_x0000_i1133" DrawAspect="Content" ObjectID="_1818765935" r:id="rId187"/>
        </w:object>
      </w:r>
      <w:r>
        <w:rPr>
          <w:rFonts w:hint="eastAsia"/>
          <w:highlight w:val="yellow"/>
        </w:rPr>
        <w:t>是孕妇</w:t>
      </w:r>
      <w:r>
        <w:rPr>
          <w:highlight w:val="yellow"/>
        </w:rPr>
        <w:object w:dxaOrig="133" w:dyaOrig="358" w14:anchorId="0097646E">
          <v:shape id="_x0000_i1134" type="#_x0000_t75" style="width:6.75pt;height:18.55pt" o:ole="">
            <v:imagedata r:id="rId12" o:title=""/>
          </v:shape>
          <o:OLEObject Type="Embed" ProgID="Equation.AxMath" ShapeID="_x0000_i1134" DrawAspect="Content" ObjectID="_1818765936" r:id="rId188"/>
        </w:object>
      </w:r>
      <w:r>
        <w:rPr>
          <w:rFonts w:hint="eastAsia"/>
          <w:highlight w:val="yellow"/>
        </w:rPr>
        <w:t>的特征向量，</w:t>
      </w:r>
      <w:r>
        <w:rPr>
          <w:highlight w:val="yellow"/>
        </w:rPr>
        <w:object w:dxaOrig="325" w:dyaOrig="366" w14:anchorId="4AF47D71">
          <v:shape id="_x0000_i1135" type="#_x0000_t75" style="width:16.05pt;height:18.55pt" o:ole="">
            <v:imagedata r:id="rId189" o:title=""/>
          </v:shape>
          <o:OLEObject Type="Embed" ProgID="Equation.AxMath" ShapeID="_x0000_i1135" DrawAspect="Content" ObjectID="_1818765937" r:id="rId190"/>
        </w:object>
      </w:r>
      <w:r>
        <w:rPr>
          <w:rFonts w:hint="eastAsia"/>
          <w:highlight w:val="yellow"/>
        </w:rPr>
        <w:t>,</w:t>
      </w:r>
      <w:r>
        <w:rPr>
          <w:highlight w:val="yellow"/>
        </w:rPr>
        <w:object w:dxaOrig="325" w:dyaOrig="366" w14:anchorId="207D3BB5">
          <v:shape id="_x0000_i1136" type="#_x0000_t75" style="width:16.05pt;height:18.55pt" o:ole="">
            <v:imagedata r:id="rId191" o:title=""/>
          </v:shape>
          <o:OLEObject Type="Embed" ProgID="Equation.AxMath" ShapeID="_x0000_i1136" DrawAspect="Content" ObjectID="_1818765938" r:id="rId192"/>
        </w:object>
      </w:r>
      <w:r>
        <w:rPr>
          <w:highlight w:val="yellow"/>
        </w:rPr>
        <w:t>,</w:t>
      </w:r>
      <w:r>
        <w:rPr>
          <w:highlight w:val="yellow"/>
        </w:rPr>
        <w:object w:dxaOrig="325" w:dyaOrig="366" w14:anchorId="7F686405">
          <v:shape id="_x0000_i1137" type="#_x0000_t75" style="width:16.05pt;height:18.55pt" o:ole="">
            <v:imagedata r:id="rId193" o:title=""/>
          </v:shape>
          <o:OLEObject Type="Embed" ProgID="Equation.AxMath" ShapeID="_x0000_i1137" DrawAspect="Content" ObjectID="_1818765939" r:id="rId194"/>
        </w:object>
      </w:r>
      <w:r>
        <w:rPr>
          <w:highlight w:val="yellow"/>
        </w:rPr>
        <w:t>,</w:t>
      </w:r>
      <w:r>
        <w:rPr>
          <w:highlight w:val="yellow"/>
        </w:rPr>
        <w:object w:dxaOrig="325" w:dyaOrig="366" w14:anchorId="62D208C7">
          <v:shape id="_x0000_i1138" type="#_x0000_t75" style="width:16.05pt;height:18.55pt" o:ole="">
            <v:imagedata r:id="rId195" o:title=""/>
          </v:shape>
          <o:OLEObject Type="Embed" ProgID="Equation.AxMath" ShapeID="_x0000_i1138" DrawAspect="Content" ObjectID="_1818765940" r:id="rId196"/>
        </w:object>
      </w:r>
      <w:r>
        <w:rPr>
          <w:rFonts w:hint="eastAsia"/>
          <w:highlight w:val="yellow"/>
        </w:rPr>
        <w:t>分别表示孕妇</w:t>
      </w:r>
      <w:r>
        <w:rPr>
          <w:highlight w:val="yellow"/>
        </w:rPr>
        <w:object w:dxaOrig="133" w:dyaOrig="358" w14:anchorId="2EA7A8F7">
          <v:shape id="_x0000_i1139" type="#_x0000_t75" style="width:6.75pt;height:18.55pt" o:ole="">
            <v:imagedata r:id="rId12" o:title=""/>
          </v:shape>
          <o:OLEObject Type="Embed" ProgID="Equation.AxMath" ShapeID="_x0000_i1139" DrawAspect="Content" ObjectID="_1818765941" r:id="rId197"/>
        </w:object>
      </w:r>
      <w:r>
        <w:rPr>
          <w:rFonts w:hint="eastAsia"/>
          <w:highlight w:val="yellow"/>
        </w:rPr>
        <w:t>的身高、体重、年龄和</w:t>
      </w:r>
      <w:r>
        <w:rPr>
          <w:rFonts w:hint="eastAsia"/>
          <w:highlight w:val="yellow"/>
        </w:rPr>
        <w:t>G</w:t>
      </w:r>
      <w:r>
        <w:rPr>
          <w:highlight w:val="yellow"/>
        </w:rPr>
        <w:t>C</w:t>
      </w:r>
      <w:r>
        <w:rPr>
          <w:rFonts w:hint="eastAsia"/>
          <w:highlight w:val="yellow"/>
        </w:rPr>
        <w:t>值，</w:t>
      </w:r>
      <w:r>
        <w:rPr>
          <w:highlight w:val="yellow"/>
        </w:rPr>
        <w:object w:dxaOrig="649" w:dyaOrig="375" w14:anchorId="7109CA11">
          <v:shape id="_x0000_i1140" type="#_x0000_t75" style="width:32.8pt;height:18.55pt" o:ole="">
            <v:imagedata r:id="rId198" o:title=""/>
          </v:shape>
          <o:OLEObject Type="Embed" ProgID="Equation.AxMath" ShapeID="_x0000_i1140" DrawAspect="Content" ObjectID="_1818765942" r:id="rId199"/>
        </w:object>
      </w:r>
      <w:r>
        <w:rPr>
          <w:rFonts w:hint="eastAsia"/>
          <w:highlight w:val="yellow"/>
        </w:rPr>
        <w:t>是准基准风险率，</w:t>
      </w:r>
      <w:r>
        <w:rPr>
          <w:highlight w:val="yellow"/>
        </w:rPr>
        <w:object w:dxaOrig="283" w:dyaOrig="366" w14:anchorId="1F99F32D">
          <v:shape id="_x0000_i1141" type="#_x0000_t75" style="width:14.25pt;height:18.55pt" o:ole="">
            <v:imagedata r:id="rId18" o:title=""/>
          </v:shape>
          <o:OLEObject Type="Embed" ProgID="Equation.AxMath" ShapeID="_x0000_i1141" DrawAspect="Content" ObjectID="_1818765943" r:id="rId200"/>
        </w:object>
      </w:r>
      <w:r>
        <w:rPr>
          <w:rFonts w:hint="eastAsia"/>
          <w:highlight w:val="yellow"/>
        </w:rPr>
        <w:t>,</w:t>
      </w:r>
      <w:r>
        <w:rPr>
          <w:highlight w:val="yellow"/>
        </w:rPr>
        <w:object w:dxaOrig="283" w:dyaOrig="366" w14:anchorId="7012C8B5">
          <v:shape id="_x0000_i1142" type="#_x0000_t75" style="width:14.25pt;height:18.55pt" o:ole="">
            <v:imagedata r:id="rId20" o:title=""/>
          </v:shape>
          <o:OLEObject Type="Embed" ProgID="Equation.AxMath" ShapeID="_x0000_i1142" DrawAspect="Content" ObjectID="_1818765944" r:id="rId201"/>
        </w:object>
      </w:r>
      <w:r>
        <w:rPr>
          <w:highlight w:val="yellow"/>
        </w:rPr>
        <w:t>,</w:t>
      </w:r>
      <w:r>
        <w:rPr>
          <w:highlight w:val="yellow"/>
        </w:rPr>
        <w:object w:dxaOrig="291" w:dyaOrig="366" w14:anchorId="1BAAACE9">
          <v:shape id="_x0000_i1143" type="#_x0000_t75" style="width:14.25pt;height:18.55pt" o:ole="">
            <v:imagedata r:id="rId22" o:title=""/>
          </v:shape>
          <o:OLEObject Type="Embed" ProgID="Equation.AxMath" ShapeID="_x0000_i1143" DrawAspect="Content" ObjectID="_1818765945" r:id="rId202"/>
        </w:object>
      </w:r>
      <w:r>
        <w:rPr>
          <w:highlight w:val="yellow"/>
        </w:rPr>
        <w:t>,</w:t>
      </w:r>
      <w:r>
        <w:rPr>
          <w:highlight w:val="yellow"/>
        </w:rPr>
        <w:object w:dxaOrig="291" w:dyaOrig="366" w14:anchorId="7DB82282">
          <v:shape id="_x0000_i1144" type="#_x0000_t75" style="width:14.25pt;height:18.55pt" o:ole="">
            <v:imagedata r:id="rId203" o:title=""/>
          </v:shape>
          <o:OLEObject Type="Embed" ProgID="Equation.AxMath" ShapeID="_x0000_i1144" DrawAspect="Content" ObjectID="_1818765946" r:id="rId204"/>
        </w:object>
      </w:r>
      <w:r>
        <w:rPr>
          <w:rFonts w:hint="eastAsia"/>
          <w:highlight w:val="yellow"/>
        </w:rPr>
        <w:t>表示模型学习到的回归系数，</w:t>
      </w:r>
      <w:r>
        <w:rPr>
          <w:highlight w:val="yellow"/>
        </w:rPr>
        <w:object w:dxaOrig="832" w:dyaOrig="375" w14:anchorId="1C10DA74">
          <v:shape id="_x0000_i1145" type="#_x0000_t75" style="width:41pt;height:18.55pt" o:ole="">
            <v:imagedata r:id="rId205" o:title=""/>
          </v:shape>
          <o:OLEObject Type="Embed" ProgID="Equation.AxMath" ShapeID="_x0000_i1145" DrawAspect="Content" ObjectID="_1818765947" r:id="rId206"/>
        </w:object>
      </w:r>
      <w:r>
        <w:rPr>
          <w:rFonts w:hint="eastAsia"/>
          <w:highlight w:val="yellow"/>
        </w:rPr>
        <w:t>是具有特征向量</w:t>
      </w:r>
      <w:r>
        <w:rPr>
          <w:highlight w:val="yellow"/>
        </w:rPr>
        <w:object w:dxaOrig="266" w:dyaOrig="366" w14:anchorId="4D99461E">
          <v:shape id="_x0000_i1146" type="#_x0000_t75" style="width:13.55pt;height:18.55pt" o:ole="">
            <v:imagedata r:id="rId207" o:title=""/>
          </v:shape>
          <o:OLEObject Type="Embed" ProgID="Equation.AxMath" ShapeID="_x0000_i1146" DrawAspect="Content" ObjectID="_1818765948" r:id="rId208"/>
        </w:object>
      </w:r>
      <w:r>
        <w:rPr>
          <w:rFonts w:hint="eastAsia"/>
          <w:highlight w:val="yellow"/>
        </w:rPr>
        <w:t>的孕妇</w:t>
      </w:r>
      <w:r>
        <w:rPr>
          <w:highlight w:val="yellow"/>
        </w:rPr>
        <w:object w:dxaOrig="133" w:dyaOrig="358" w14:anchorId="0C23CCA9">
          <v:shape id="_x0000_i1147" type="#_x0000_t75" style="width:6.75pt;height:18.55pt" o:ole="">
            <v:imagedata r:id="rId12" o:title=""/>
          </v:shape>
          <o:OLEObject Type="Embed" ProgID="Equation.AxMath" ShapeID="_x0000_i1147" DrawAspect="Content" ObjectID="_1818765949" r:id="rId209"/>
        </w:object>
      </w:r>
      <w:r>
        <w:rPr>
          <w:rFonts w:hint="eastAsia"/>
          <w:highlight w:val="yellow"/>
        </w:rPr>
        <w:t>在孕期</w:t>
      </w:r>
      <w:r>
        <w:rPr>
          <w:rFonts w:hint="eastAsia"/>
          <w:highlight w:val="yellow"/>
        </w:rPr>
        <w:t>T</w:t>
      </w:r>
      <w:r>
        <w:rPr>
          <w:rFonts w:hint="eastAsia"/>
          <w:highlight w:val="yellow"/>
        </w:rPr>
        <w:t>的风险率。（对齐）</w:t>
      </w:r>
    </w:p>
    <w:p w14:paraId="3E7F9AE5" w14:textId="77777777" w:rsidR="00EC5F28" w:rsidRDefault="00000000">
      <w:pPr>
        <w:pStyle w:val="3"/>
        <w:numPr>
          <w:ilvl w:val="0"/>
          <w:numId w:val="0"/>
        </w:numPr>
        <w:spacing w:before="156"/>
      </w:pPr>
      <w:r>
        <w:rPr>
          <w:rFonts w:hint="eastAsia"/>
        </w:rPr>
        <w:t xml:space="preserve">8.1.2 </w:t>
      </w:r>
      <w:r>
        <w:rPr>
          <w:rFonts w:hint="eastAsia"/>
        </w:rPr>
        <w:t>模型结果分析</w:t>
      </w:r>
    </w:p>
    <w:p w14:paraId="40660E0C" w14:textId="77777777" w:rsidR="00EC5F28" w:rsidRDefault="00000000">
      <w:pPr>
        <w:ind w:firstLine="480"/>
        <w:rPr>
          <w:highlight w:val="yellow"/>
        </w:rPr>
      </w:pPr>
      <w:r>
        <w:rPr>
          <w:rFonts w:hint="eastAsia"/>
          <w:highlight w:val="yellow"/>
        </w:rPr>
        <w:t>（显著性分析结果图）</w:t>
      </w:r>
    </w:p>
    <w:p w14:paraId="2635A772" w14:textId="77777777" w:rsidR="00EC5F28" w:rsidRDefault="00000000">
      <w:pPr>
        <w:ind w:firstLine="480"/>
      </w:pPr>
      <w:r>
        <w:rPr>
          <w:rFonts w:hint="eastAsia"/>
          <w:highlight w:val="yellow"/>
        </w:rPr>
        <w:t>分析</w:t>
      </w:r>
    </w:p>
    <w:p w14:paraId="73658605" w14:textId="77777777" w:rsidR="00EC5F28" w:rsidRDefault="00000000">
      <w:pPr>
        <w:ind w:firstLine="480"/>
      </w:pPr>
      <w:r>
        <w:rPr>
          <w:highlight w:val="red"/>
        </w:rPr>
        <w:t>而回归系数</w:t>
      </w:r>
      <w:r>
        <w:rPr>
          <w:i/>
          <w:iCs/>
          <w:highlight w:val="red"/>
        </w:rPr>
        <w:t>β</w:t>
      </w:r>
      <w:r>
        <w:rPr>
          <w:highlight w:val="red"/>
        </w:rPr>
        <w:t>则量化了每个生理指标对这一概率的推动或抑制作用。在拟合模型前，我们对所有连续型协变量进行了标准化处理，以消除量纲影响，确保回归系数的可比性。</w:t>
      </w:r>
    </w:p>
    <w:p w14:paraId="18D36435" w14:textId="77777777" w:rsidR="00EC5F28" w:rsidRDefault="00EC5F28">
      <w:pPr>
        <w:ind w:firstLine="480"/>
      </w:pPr>
    </w:p>
    <w:p w14:paraId="00B7F86F" w14:textId="20A1BA4C" w:rsidR="00EC5F28" w:rsidRDefault="00000000">
      <w:pPr>
        <w:pStyle w:val="3"/>
        <w:numPr>
          <w:ilvl w:val="0"/>
          <w:numId w:val="0"/>
        </w:numPr>
        <w:spacing w:before="156"/>
      </w:pPr>
      <w:r>
        <w:rPr>
          <w:rFonts w:hint="eastAsia"/>
        </w:rPr>
        <w:t xml:space="preserve">8.1.3 </w:t>
      </w:r>
      <w:r>
        <w:rPr>
          <w:rFonts w:hint="eastAsia"/>
        </w:rPr>
        <w:t>个体风险概率</w:t>
      </w:r>
      <w:r w:rsidR="00F34077">
        <w:rPr>
          <w:rFonts w:hint="eastAsia"/>
        </w:rPr>
        <w:t>的量化</w:t>
      </w:r>
    </w:p>
    <w:p w14:paraId="2CC27020" w14:textId="77777777" w:rsidR="00EC5F28" w:rsidRDefault="00000000">
      <w:pPr>
        <w:ind w:firstLine="480"/>
      </w:pPr>
      <w:r>
        <w:rPr>
          <w:rFonts w:hint="eastAsia"/>
        </w:rPr>
        <w:t>基于</w:t>
      </w:r>
      <w:r>
        <w:rPr>
          <w:rFonts w:hint="eastAsia"/>
        </w:rPr>
        <w:t>Cox</w:t>
      </w:r>
      <w:r>
        <w:t>比例风险</w:t>
      </w:r>
      <w:r>
        <w:rPr>
          <w:rFonts w:hint="eastAsia"/>
        </w:rPr>
        <w:t>回归</w:t>
      </w:r>
      <w:r>
        <w:t>模型</w:t>
      </w:r>
      <w:r>
        <w:rPr>
          <w:rFonts w:hint="eastAsia"/>
        </w:rPr>
        <w:t>，我们成功得到了每一组内，具有</w:t>
      </w:r>
      <w:r>
        <w:t>特征向量</w:t>
      </w:r>
      <w:r>
        <w:rPr>
          <w:i/>
          <w:iCs/>
        </w:rPr>
        <w:t>Xi</w:t>
      </w:r>
      <w:r>
        <w:t>​</w:t>
      </w:r>
      <w:r>
        <w:t>的孕妇</w:t>
      </w:r>
      <w:proofErr w:type="spellStart"/>
      <w:r>
        <w:rPr>
          <w:i/>
          <w:iCs/>
        </w:rPr>
        <w:t>i</w:t>
      </w:r>
      <w:proofErr w:type="spellEnd"/>
      <w:r>
        <w:t>在孕周</w:t>
      </w:r>
      <w:r>
        <w:rPr>
          <w:rFonts w:hint="eastAsia"/>
          <w:i/>
          <w:iCs/>
        </w:rPr>
        <w:t>T</w:t>
      </w:r>
      <w:r>
        <w:t>的风险率</w:t>
      </w:r>
      <w:r>
        <w:rPr>
          <w:rFonts w:hint="eastAsia"/>
        </w:rPr>
        <w:t>，也就是</w:t>
      </w:r>
      <w:r>
        <w:t>瞬时达标</w:t>
      </w:r>
      <w:r>
        <w:rPr>
          <w:rFonts w:hint="eastAsia"/>
        </w:rPr>
        <w:t>概率</w:t>
      </w:r>
      <w:r>
        <w:rPr>
          <w:rFonts w:hint="eastAsia"/>
          <w:highlight w:val="yellow"/>
        </w:rPr>
        <w:t>h</w:t>
      </w:r>
      <w:r>
        <w:rPr>
          <w:rFonts w:hint="eastAsia"/>
          <w:highlight w:val="yellow"/>
        </w:rPr>
        <w:t>（）</w:t>
      </w:r>
      <w:r>
        <w:rPr>
          <w:rFonts w:hint="eastAsia"/>
        </w:rPr>
        <w:t>。与问题二的思路相同，我们仍然要得到具有</w:t>
      </w:r>
      <w:r>
        <w:t>特征向量</w:t>
      </w:r>
      <w:r>
        <w:rPr>
          <w:i/>
          <w:iCs/>
        </w:rPr>
        <w:t>Xi</w:t>
      </w:r>
      <w:r>
        <w:t>​</w:t>
      </w:r>
      <w:r>
        <w:t>的孕妇</w:t>
      </w:r>
      <w:proofErr w:type="spellStart"/>
      <w:r>
        <w:rPr>
          <w:i/>
          <w:iCs/>
        </w:rPr>
        <w:t>i</w:t>
      </w:r>
      <w:proofErr w:type="spellEnd"/>
      <w:r>
        <w:t>在孕周</w:t>
      </w:r>
      <w:r>
        <w:rPr>
          <w:rFonts w:hint="eastAsia"/>
          <w:i/>
          <w:iCs/>
        </w:rPr>
        <w:t>T</w:t>
      </w:r>
      <w:r>
        <w:t>的</w:t>
      </w:r>
      <w:r>
        <w:rPr>
          <w:rFonts w:hint="eastAsia"/>
        </w:rPr>
        <w:t>Y</w:t>
      </w:r>
      <w:r>
        <w:rPr>
          <w:rFonts w:hint="eastAsia"/>
        </w:rPr>
        <w:t>染色体浓度达标或者未达标概率，也就是生存函数。</w:t>
      </w:r>
    </w:p>
    <w:p w14:paraId="3A543F23" w14:textId="77777777" w:rsidR="00EC5F28" w:rsidRDefault="00000000">
      <w:pPr>
        <w:ind w:firstLine="480"/>
      </w:pPr>
      <w:r>
        <w:rPr>
          <w:rFonts w:hint="eastAsia"/>
        </w:rPr>
        <w:t>在</w:t>
      </w:r>
      <w:r>
        <w:rPr>
          <w:rFonts w:hint="eastAsia"/>
        </w:rPr>
        <w:t>Cox</w:t>
      </w:r>
      <w:r>
        <w:rPr>
          <w:rFonts w:hint="eastAsia"/>
        </w:rPr>
        <w:t>模型构建时，我们已经建立了瞬时概率的模型：</w:t>
      </w:r>
    </w:p>
    <w:p w14:paraId="4D06F9F1" w14:textId="77777777" w:rsidR="00EC5F28" w:rsidRDefault="00000000">
      <w:pPr>
        <w:ind w:firstLine="480"/>
        <w:jc w:val="center"/>
      </w:pPr>
      <w:r>
        <w:rPr>
          <w:rFonts w:hint="eastAsia"/>
        </w:rPr>
        <w:object w:dxaOrig="3662" w:dyaOrig="375" w14:anchorId="546F281D">
          <v:shape id="_x0000_i1148" type="#_x0000_t75" style="width:182.5pt;height:18.55pt" o:ole="">
            <v:imagedata r:id="rId184" o:title=""/>
          </v:shape>
          <o:OLEObject Type="Embed" ProgID="Equation.AxMath" ShapeID="_x0000_i1148" DrawAspect="Content" ObjectID="_1818765950" r:id="rId210"/>
        </w:object>
      </w:r>
    </w:p>
    <w:p w14:paraId="1FAF7B01" w14:textId="77777777" w:rsidR="00EC5F28" w:rsidRDefault="00000000">
      <w:pPr>
        <w:ind w:firstLine="480"/>
      </w:pPr>
      <w:r>
        <w:rPr>
          <w:rFonts w:hint="eastAsia"/>
        </w:rPr>
        <w:t>然后，计算累计风险函数：</w:t>
      </w:r>
    </w:p>
    <w:p w14:paraId="2A0E90C8" w14:textId="77777777" w:rsidR="00EC5F28" w:rsidRDefault="00000000">
      <w:pPr>
        <w:ind w:firstLine="480"/>
        <w:jc w:val="center"/>
      </w:pPr>
      <w:r>
        <w:object w:dxaOrig="2647" w:dyaOrig="708" w14:anchorId="4762CDA1">
          <v:shape id="_x0000_i1149" type="#_x0000_t75" style="width:132.25pt;height:36pt" o:ole="">
            <v:imagedata r:id="rId211" o:title=""/>
          </v:shape>
          <o:OLEObject Type="Embed" ProgID="Equation.AxMath" ShapeID="_x0000_i1149" DrawAspect="Content" ObjectID="_1818765951" r:id="rId212"/>
        </w:object>
      </w:r>
    </w:p>
    <w:p w14:paraId="0BD52413" w14:textId="77777777" w:rsidR="00EC5F28" w:rsidRDefault="00000000">
      <w:pPr>
        <w:ind w:firstLine="480"/>
      </w:pPr>
      <w:r>
        <w:rPr>
          <w:rFonts w:hint="eastAsia"/>
        </w:rPr>
        <w:t>最后，得到生存函数：</w:t>
      </w:r>
    </w:p>
    <w:p w14:paraId="0AD59119" w14:textId="77777777" w:rsidR="00EC5F28" w:rsidRDefault="00000000">
      <w:pPr>
        <w:ind w:firstLine="480"/>
        <w:jc w:val="center"/>
      </w:pPr>
      <w:r>
        <w:rPr>
          <w:rFonts w:hint="eastAsia"/>
          <w:position w:val="-12"/>
        </w:rPr>
        <w:object w:dxaOrig="1906" w:dyaOrig="391" w14:anchorId="34778550">
          <v:shape id="_x0000_i1150" type="#_x0000_t75" style="width:95.5pt;height:19.25pt" o:ole="">
            <v:imagedata r:id="rId213" o:title=""/>
          </v:shape>
          <o:OLEObject Type="Embed" ProgID="Equation.AxMath" ShapeID="_x0000_i1150" DrawAspect="Content" ObjectID="_1818765952" r:id="rId214"/>
        </w:object>
      </w:r>
    </w:p>
    <w:p w14:paraId="3E2C154B" w14:textId="77777777" w:rsidR="00EC5F28" w:rsidRDefault="00000000">
      <w:pPr>
        <w:ind w:firstLine="480"/>
      </w:pPr>
      <w:r>
        <w:rPr>
          <w:rFonts w:hint="eastAsia"/>
        </w:rPr>
        <w:t>同样的，</w:t>
      </w:r>
      <w:r>
        <w:t>对于</w:t>
      </w:r>
      <w:r>
        <w:rPr>
          <w:rFonts w:hint="eastAsia"/>
        </w:rPr>
        <w:t>孕妇</w:t>
      </w:r>
      <w:r>
        <w:t>群体而言，在时间点的失败风险，可以量化为该群体在该时间点</w:t>
      </w:r>
      <w:r>
        <w:rPr>
          <w:b/>
          <w:bCs/>
        </w:rPr>
        <w:t>尚未达标的比例</w:t>
      </w:r>
      <w:r>
        <w:rPr>
          <w:rFonts w:hint="eastAsia"/>
        </w:rPr>
        <w:t>。因此，对于组别</w:t>
      </w:r>
      <w:r>
        <w:rPr>
          <w:rFonts w:hint="eastAsia"/>
        </w:rPr>
        <w:t>k</w:t>
      </w:r>
      <w:r>
        <w:rPr>
          <w:rFonts w:hint="eastAsia"/>
        </w:rPr>
        <w:t>的孕妇</w:t>
      </w:r>
      <w:proofErr w:type="spellStart"/>
      <w:r>
        <w:rPr>
          <w:rFonts w:hint="eastAsia"/>
        </w:rPr>
        <w:t>i</w:t>
      </w:r>
      <w:proofErr w:type="spellEnd"/>
      <w:r>
        <w:rPr>
          <w:rFonts w:hint="eastAsia"/>
        </w:rPr>
        <w:t>，其在孕周</w:t>
      </w:r>
      <w:r>
        <w:rPr>
          <w:rFonts w:hint="eastAsia"/>
        </w:rPr>
        <w:t>T</w:t>
      </w:r>
      <w:r>
        <w:rPr>
          <w:rFonts w:hint="eastAsia"/>
        </w:rPr>
        <w:t>时检测失败的概率可以定义为：</w:t>
      </w:r>
    </w:p>
    <w:p w14:paraId="3C39B457" w14:textId="77777777" w:rsidR="00EC5F28" w:rsidRDefault="00000000">
      <w:pPr>
        <w:ind w:firstLine="480"/>
        <w:jc w:val="center"/>
      </w:pPr>
      <w:r>
        <w:rPr>
          <w:position w:val="-12"/>
        </w:rPr>
        <w:object w:dxaOrig="2256" w:dyaOrig="391" w14:anchorId="68421026">
          <v:shape id="_x0000_i1151" type="#_x0000_t75" style="width:113pt;height:19.25pt" o:ole="">
            <v:imagedata r:id="rId215" o:title=""/>
          </v:shape>
          <o:OLEObject Type="Embed" ProgID="Equation.AxMath" ShapeID="_x0000_i1151" DrawAspect="Content" ObjectID="_1818765953" r:id="rId216"/>
        </w:object>
      </w:r>
    </w:p>
    <w:p w14:paraId="0CC83C22" w14:textId="77777777" w:rsidR="00EC5F28" w:rsidRDefault="00000000">
      <w:pPr>
        <w:ind w:firstLine="480"/>
      </w:pPr>
      <w:r>
        <w:rPr>
          <w:rFonts w:hint="eastAsia"/>
        </w:rPr>
        <w:t>其在孕周</w:t>
      </w:r>
      <w:r>
        <w:rPr>
          <w:rFonts w:hint="eastAsia"/>
        </w:rPr>
        <w:t>T</w:t>
      </w:r>
      <w:r>
        <w:rPr>
          <w:rFonts w:hint="eastAsia"/>
        </w:rPr>
        <w:t>时检测成功的概率可以定义为：</w:t>
      </w:r>
    </w:p>
    <w:p w14:paraId="78B7A59C" w14:textId="77777777" w:rsidR="00EC5F28" w:rsidRDefault="00000000">
      <w:pPr>
        <w:ind w:firstLine="480"/>
        <w:jc w:val="center"/>
      </w:pPr>
      <w:r>
        <w:rPr>
          <w:rFonts w:hint="eastAsia"/>
          <w:position w:val="-12"/>
        </w:rPr>
        <w:object w:dxaOrig="3063" w:dyaOrig="391" w14:anchorId="49726396">
          <v:shape id="_x0000_i1152" type="#_x0000_t75" style="width:153.25pt;height:19.25pt" o:ole="">
            <v:imagedata r:id="rId217" o:title=""/>
          </v:shape>
          <o:OLEObject Type="Embed" ProgID="Equation.AxMath" ShapeID="_x0000_i1152" DrawAspect="Content" ObjectID="_1818765954" r:id="rId218"/>
        </w:object>
      </w:r>
    </w:p>
    <w:p w14:paraId="385959E4" w14:textId="655CFB80" w:rsidR="00EC5F28" w:rsidRDefault="00000000">
      <w:pPr>
        <w:pStyle w:val="2"/>
        <w:spacing w:before="156" w:after="156"/>
      </w:pPr>
      <w:r>
        <w:t>多因素</w:t>
      </w:r>
      <w:proofErr w:type="gramStart"/>
      <w:r>
        <w:rPr>
          <w:rFonts w:hint="eastAsia"/>
        </w:rPr>
        <w:t>考量</w:t>
      </w:r>
      <w:proofErr w:type="gramEnd"/>
      <w:r>
        <w:rPr>
          <w:rFonts w:hint="eastAsia"/>
        </w:rPr>
        <w:t>下的</w:t>
      </w:r>
      <w:r>
        <w:t>风险</w:t>
      </w:r>
      <w:r w:rsidR="00F34077">
        <w:rPr>
          <w:rFonts w:hint="eastAsia"/>
        </w:rPr>
        <w:t>预测</w:t>
      </w:r>
      <w:r>
        <w:t>模型</w:t>
      </w:r>
    </w:p>
    <w:p w14:paraId="56DA625C" w14:textId="77777777" w:rsidR="00EC5F28" w:rsidRDefault="00000000">
      <w:pPr>
        <w:pStyle w:val="3"/>
        <w:numPr>
          <w:ilvl w:val="0"/>
          <w:numId w:val="0"/>
        </w:numPr>
        <w:spacing w:before="156"/>
      </w:pPr>
      <w:r>
        <w:rPr>
          <w:rFonts w:hint="eastAsia"/>
        </w:rPr>
        <w:t xml:space="preserve">8.2.1 </w:t>
      </w:r>
      <w:r>
        <w:rPr>
          <w:rFonts w:hint="eastAsia"/>
        </w:rPr>
        <w:t>分组策略的继承</w:t>
      </w:r>
    </w:p>
    <w:p w14:paraId="12FC37CB" w14:textId="77777777" w:rsidR="00EC5F28" w:rsidRDefault="00000000">
      <w:pPr>
        <w:ind w:firstLine="480"/>
      </w:pPr>
      <w:r>
        <w:rPr>
          <w:rFonts w:hint="eastAsia"/>
        </w:rPr>
        <w:t>在问题二中，我们通过目标导向的决策树将孕妇划分为低中高</w:t>
      </w:r>
      <w:r>
        <w:rPr>
          <w:rFonts w:hint="eastAsia"/>
        </w:rPr>
        <w:t>BMI</w:t>
      </w:r>
      <w:r>
        <w:rPr>
          <w:rFonts w:hint="eastAsia"/>
        </w:rPr>
        <w:t>三组。在问题三中，我们决定沿用问题二的</w:t>
      </w:r>
      <w:r>
        <w:rPr>
          <w:rFonts w:hint="eastAsia"/>
        </w:rPr>
        <w:t>BMI</w:t>
      </w:r>
      <w:r>
        <w:rPr>
          <w:rFonts w:hint="eastAsia"/>
        </w:rPr>
        <w:t>划分框架。这一决定是基于以下</w:t>
      </w:r>
      <w:proofErr w:type="gramStart"/>
      <w:r>
        <w:rPr>
          <w:rFonts w:hint="eastAsia"/>
        </w:rPr>
        <w:t>考量</w:t>
      </w:r>
      <w:proofErr w:type="gramEnd"/>
      <w:r>
        <w:rPr>
          <w:rFonts w:hint="eastAsia"/>
        </w:rPr>
        <w:t>的：</w:t>
      </w:r>
    </w:p>
    <w:p w14:paraId="70F52E73" w14:textId="77777777" w:rsidR="00EC5F28" w:rsidRDefault="00000000">
      <w:pPr>
        <w:ind w:firstLine="480"/>
      </w:pPr>
      <w:r>
        <w:rPr>
          <w:rFonts w:hint="eastAsia"/>
        </w:rPr>
        <w:t>首先，</w:t>
      </w:r>
      <w:r>
        <w:rPr>
          <w:rFonts w:hint="eastAsia"/>
        </w:rPr>
        <w:t>BMI</w:t>
      </w:r>
      <w:r>
        <w:rPr>
          <w:rFonts w:hint="eastAsia"/>
        </w:rPr>
        <w:t>作为临床上</w:t>
      </w:r>
      <w:r>
        <w:t>影响胎儿</w:t>
      </w:r>
      <w:r>
        <w:t xml:space="preserve"> Y </w:t>
      </w:r>
      <w:r>
        <w:t>染色体浓度的最早达标时间</w:t>
      </w:r>
      <w:r>
        <w:rPr>
          <w:rFonts w:hint="eastAsia"/>
        </w:rPr>
        <w:t>的主要因素，将其作为宏观的分组指标，便于实际的临床应用，也能使我们的策略对临床医生具有清晰的、</w:t>
      </w:r>
      <w:r>
        <w:rPr>
          <w:rFonts w:hint="eastAsia"/>
        </w:rPr>
        <w:lastRenderedPageBreak/>
        <w:t>可执行的实施。</w:t>
      </w:r>
    </w:p>
    <w:p w14:paraId="0903EB77" w14:textId="77777777" w:rsidR="00EC5F28" w:rsidRDefault="00000000">
      <w:pPr>
        <w:ind w:firstLine="480"/>
      </w:pPr>
      <w:r>
        <w:rPr>
          <w:rFonts w:hint="eastAsia"/>
        </w:rPr>
        <w:t>其次，沿用问题二的分组，能够控制宏观变量，进而在组内通过综合</w:t>
      </w:r>
      <w:proofErr w:type="gramStart"/>
      <w:r>
        <w:rPr>
          <w:rFonts w:hint="eastAsia"/>
        </w:rPr>
        <w:t>考量</w:t>
      </w:r>
      <w:proofErr w:type="gramEnd"/>
      <w:r>
        <w:rPr>
          <w:rFonts w:hint="eastAsia"/>
        </w:rPr>
        <w:t>其他多种因素，实现个性化、差异化的调节，使</w:t>
      </w:r>
      <w:r>
        <w:rPr>
          <w:rFonts w:hint="eastAsia"/>
        </w:rPr>
        <w:t>Cox</w:t>
      </w:r>
      <w:r>
        <w:rPr>
          <w:rFonts w:hint="eastAsia"/>
        </w:rPr>
        <w:t>模型的应用更具有策略优化结果上的可比性。</w:t>
      </w:r>
    </w:p>
    <w:p w14:paraId="766CE71B" w14:textId="77777777" w:rsidR="00EC5F28" w:rsidRDefault="00000000">
      <w:pPr>
        <w:ind w:firstLine="480"/>
      </w:pPr>
      <w:r>
        <w:rPr>
          <w:rFonts w:hint="eastAsia"/>
        </w:rPr>
        <w:t>我们的核心思想是实现从宏观分层诊断到精准化诊疗的深化过程。我们并非忽略其他因素，而是将它们的作用聚焦到更精细的组内概率差异化上。</w:t>
      </w:r>
      <w:r>
        <w:t>即在同一个</w:t>
      </w:r>
      <w:r>
        <w:t>BMI</w:t>
      </w:r>
      <w:r>
        <w:t>分组内部，</w:t>
      </w:r>
      <w:r>
        <w:rPr>
          <w:rFonts w:hint="eastAsia"/>
        </w:rPr>
        <w:t>具有不同特征向量的</w:t>
      </w:r>
      <w:r>
        <w:t>孕妇，其风险曲线将由</w:t>
      </w:r>
      <w:r>
        <w:rPr>
          <w:rFonts w:hint="eastAsia"/>
        </w:rPr>
        <w:t>我们的</w:t>
      </w:r>
      <w:r>
        <w:t>Cox</w:t>
      </w:r>
      <w:r>
        <w:t>模型精确地区分开来。</w:t>
      </w:r>
    </w:p>
    <w:p w14:paraId="4AEADD76" w14:textId="77777777" w:rsidR="00EC5F28" w:rsidRDefault="00000000">
      <w:pPr>
        <w:pStyle w:val="3"/>
        <w:numPr>
          <w:ilvl w:val="0"/>
          <w:numId w:val="0"/>
        </w:numPr>
        <w:spacing w:before="156"/>
      </w:pPr>
      <w:r>
        <w:rPr>
          <w:rFonts w:hint="eastAsia"/>
        </w:rPr>
        <w:t xml:space="preserve">8.2.2 </w:t>
      </w:r>
      <w:r>
        <w:rPr>
          <w:rFonts w:hint="eastAsia"/>
        </w:rPr>
        <w:t>目标函数</w:t>
      </w:r>
    </w:p>
    <w:p w14:paraId="2F3ECC03" w14:textId="77777777" w:rsidR="00EC5F28" w:rsidRDefault="00000000">
      <w:pPr>
        <w:ind w:firstLine="480"/>
      </w:pPr>
      <w:r>
        <w:rPr>
          <w:rFonts w:hint="eastAsia"/>
        </w:rPr>
        <w:t>我们继续沿用期望风险最小化的目标函数：</w:t>
      </w:r>
    </w:p>
    <w:p w14:paraId="17256842" w14:textId="77777777" w:rsidR="00EC5F28" w:rsidRDefault="00000000">
      <w:pPr>
        <w:ind w:firstLine="480"/>
        <w:jc w:val="center"/>
      </w:pPr>
      <w:r>
        <w:rPr>
          <w:rFonts w:hint="eastAsia"/>
        </w:rPr>
        <w:object w:dxaOrig="3138" w:dyaOrig="816" w14:anchorId="44634CE8">
          <v:shape id="_x0000_i1153" type="#_x0000_t75" style="width:157.55pt;height:41pt" o:ole="">
            <v:imagedata r:id="rId165" o:title=""/>
          </v:shape>
          <o:OLEObject Type="Embed" ProgID="Equation.AxMath" ShapeID="_x0000_i1153" DrawAspect="Content" ObjectID="_1818765955" r:id="rId219"/>
        </w:object>
      </w:r>
    </w:p>
    <w:p w14:paraId="111D654D" w14:textId="77777777" w:rsidR="00EC5F28" w:rsidRDefault="00000000">
      <w:pPr>
        <w:ind w:firstLine="480"/>
      </w:pPr>
      <w:r>
        <w:rPr>
          <w:rFonts w:hint="eastAsia"/>
        </w:rPr>
        <w:t>总体潜在风险函数的定义与参数的取值与问题</w:t>
      </w:r>
      <w:proofErr w:type="gramStart"/>
      <w:r>
        <w:rPr>
          <w:rFonts w:hint="eastAsia"/>
        </w:rPr>
        <w:t>二保持</w:t>
      </w:r>
      <w:proofErr w:type="gramEnd"/>
      <w:r>
        <w:rPr>
          <w:rFonts w:hint="eastAsia"/>
        </w:rPr>
        <w:t>一致：</w:t>
      </w:r>
    </w:p>
    <w:p w14:paraId="2FC3ECBA" w14:textId="77777777" w:rsidR="00EC5F28" w:rsidRDefault="00000000">
      <w:pPr>
        <w:ind w:firstLine="480"/>
        <w:jc w:val="center"/>
      </w:pPr>
      <w:r>
        <w:object w:dxaOrig="3895" w:dyaOrig="375" w14:anchorId="308A2AD6">
          <v:shape id="_x0000_i1154" type="#_x0000_t75" style="width:194.95pt;height:18.55pt" o:ole="">
            <v:imagedata r:id="rId167" o:title=""/>
          </v:shape>
          <o:OLEObject Type="Embed" ProgID="Equation.AxMath" ShapeID="_x0000_i1154" DrawAspect="Content" ObjectID="_1818765956" r:id="rId220"/>
        </w:object>
      </w:r>
    </w:p>
    <w:p w14:paraId="0A5D666D" w14:textId="77777777" w:rsidR="00EC5F28" w:rsidRDefault="00000000">
      <w:pPr>
        <w:ind w:firstLine="480"/>
      </w:pPr>
      <w:r>
        <w:rPr>
          <w:rFonts w:hint="eastAsia"/>
        </w:rPr>
        <w:t>但是与问题</w:t>
      </w:r>
      <w:proofErr w:type="gramStart"/>
      <w:r>
        <w:rPr>
          <w:rFonts w:hint="eastAsia"/>
        </w:rPr>
        <w:t>二不同</w:t>
      </w:r>
      <w:proofErr w:type="gramEnd"/>
      <w:r>
        <w:rPr>
          <w:rFonts w:hint="eastAsia"/>
        </w:rPr>
        <w:t>的是，失败风险函数的计算由组内群体平均值升级为了由</w:t>
      </w:r>
      <w:r>
        <w:rPr>
          <w:rFonts w:hint="eastAsia"/>
        </w:rPr>
        <w:t>Cox</w:t>
      </w:r>
      <w:r>
        <w:rPr>
          <w:rFonts w:hint="eastAsia"/>
        </w:rPr>
        <w:t>模型得出的个体化预测值。</w:t>
      </w:r>
      <w:r>
        <w:t>升级后的失败风险项</w:t>
      </w:r>
      <w:r>
        <w:rPr>
          <w:rFonts w:hint="eastAsia"/>
        </w:rPr>
        <w:t>我们定义为</w:t>
      </w:r>
      <w:r>
        <w:rPr>
          <w:b/>
          <w:bCs/>
        </w:rPr>
        <w:t>组内所有个体失败概率的算术平均值</w:t>
      </w:r>
      <w:r>
        <w:rPr>
          <w:rFonts w:hint="eastAsia"/>
          <w:b/>
          <w:bCs/>
        </w:rPr>
        <w:t>：</w:t>
      </w:r>
    </w:p>
    <w:p w14:paraId="3C2F28AF" w14:textId="77777777" w:rsidR="00EC5F28" w:rsidRDefault="00000000">
      <w:pPr>
        <w:ind w:firstLine="480"/>
        <w:jc w:val="center"/>
      </w:pPr>
      <w:r>
        <w:rPr>
          <w:rFonts w:hint="eastAsia"/>
        </w:rPr>
        <w:object w:dxaOrig="2897" w:dyaOrig="724" w14:anchorId="3F9A2351">
          <v:shape id="_x0000_i1155" type="#_x0000_t75" style="width:144.7pt;height:36pt" o:ole="">
            <v:imagedata r:id="rId221" o:title=""/>
          </v:shape>
          <o:OLEObject Type="Embed" ProgID="Equation.AxMath" ShapeID="_x0000_i1155" DrawAspect="Content" ObjectID="_1818765957" r:id="rId222"/>
        </w:object>
      </w:r>
    </w:p>
    <w:p w14:paraId="7838872E" w14:textId="77777777" w:rsidR="00EC5F28" w:rsidRDefault="00000000">
      <w:pPr>
        <w:ind w:firstLine="480"/>
      </w:pPr>
      <w:r>
        <w:rPr>
          <w:rFonts w:hint="eastAsia"/>
        </w:rPr>
        <w:t>这个函数说明，在衡量一个分组的平均达标失败风险时，我们不再单纯的使用一条通用的生存曲线，而是根据组内每一位孕妇的核心特征，从</w:t>
      </w:r>
      <w:r>
        <w:rPr>
          <w:rFonts w:hint="eastAsia"/>
        </w:rPr>
        <w:t>Cox</w:t>
      </w:r>
      <w:r>
        <w:rPr>
          <w:rFonts w:hint="eastAsia"/>
        </w:rPr>
        <w:t>模型估计出其个性化的生存曲线，再进行汇总。这使得我们的风险评估策略的颗粒度大大提高，而这也是我们采用</w:t>
      </w:r>
      <w:r>
        <w:rPr>
          <w:rFonts w:hint="eastAsia"/>
        </w:rPr>
        <w:t>Cox</w:t>
      </w:r>
      <w:r>
        <w:rPr>
          <w:rFonts w:hint="eastAsia"/>
        </w:rPr>
        <w:t>比例风险回归模型的初衷。</w:t>
      </w:r>
    </w:p>
    <w:p w14:paraId="2BA6E619" w14:textId="77777777" w:rsidR="00EC5F28" w:rsidRDefault="00000000">
      <w:pPr>
        <w:pStyle w:val="3"/>
        <w:numPr>
          <w:ilvl w:val="0"/>
          <w:numId w:val="0"/>
        </w:numPr>
        <w:spacing w:before="156"/>
      </w:pPr>
      <w:r>
        <w:rPr>
          <w:rFonts w:hint="eastAsia"/>
        </w:rPr>
        <w:t xml:space="preserve">8.2.3 </w:t>
      </w:r>
      <w:r>
        <w:rPr>
          <w:rFonts w:hint="eastAsia"/>
        </w:rPr>
        <w:t>模型求解</w:t>
      </w:r>
    </w:p>
    <w:p w14:paraId="3CD6269F" w14:textId="77777777" w:rsidR="00EC5F28" w:rsidRDefault="00000000">
      <w:pPr>
        <w:ind w:firstLine="480"/>
      </w:pPr>
      <w:r>
        <w:rPr>
          <w:rFonts w:hint="eastAsia"/>
        </w:rPr>
        <w:t>同样的，由于目标函数</w:t>
      </w:r>
      <w:proofErr w:type="spellStart"/>
      <w:r>
        <w:rPr>
          <w:rFonts w:hint="eastAsia"/>
          <w:highlight w:val="yellow"/>
        </w:rPr>
        <w:t>Rtotal</w:t>
      </w:r>
      <w:proofErr w:type="spellEnd"/>
      <w:r>
        <w:rPr>
          <w:rFonts w:hint="eastAsia"/>
        </w:rPr>
        <w:t>是关于一维变量</w:t>
      </w:r>
      <w:r>
        <w:rPr>
          <w:rFonts w:hint="eastAsia"/>
        </w:rPr>
        <w:t>Tk</w:t>
      </w:r>
      <w:r>
        <w:rPr>
          <w:rFonts w:hint="eastAsia"/>
        </w:rPr>
        <w:t>的函数，我们依旧采用网格搜索（</w:t>
      </w:r>
      <w:r>
        <w:rPr>
          <w:rFonts w:hint="eastAsia"/>
        </w:rPr>
        <w:t>Grid Search</w:t>
      </w:r>
      <w:r>
        <w:rPr>
          <w:rFonts w:hint="eastAsia"/>
        </w:rPr>
        <w:t>）的方式，在【</w:t>
      </w:r>
      <w:r>
        <w:rPr>
          <w:rFonts w:hint="eastAsia"/>
        </w:rPr>
        <w:t>10,25</w:t>
      </w:r>
      <w:r>
        <w:rPr>
          <w:rFonts w:hint="eastAsia"/>
        </w:rPr>
        <w:t>】的可行域内，以</w:t>
      </w:r>
      <w:r>
        <w:rPr>
          <w:rFonts w:hint="eastAsia"/>
        </w:rPr>
        <w:t>0.1</w:t>
      </w:r>
      <w:r>
        <w:rPr>
          <w:rFonts w:hint="eastAsia"/>
        </w:rPr>
        <w:t>周为步长，搜索满足约束条件的、使得</w:t>
      </w:r>
      <w:proofErr w:type="spellStart"/>
      <w:r>
        <w:rPr>
          <w:rFonts w:hint="eastAsia"/>
          <w:highlight w:val="yellow"/>
        </w:rPr>
        <w:t>Rtotal</w:t>
      </w:r>
      <w:proofErr w:type="spellEnd"/>
      <w:r>
        <w:rPr>
          <w:rFonts w:hint="eastAsia"/>
        </w:rPr>
        <w:t>值最小化的</w:t>
      </w:r>
      <w:r>
        <w:rPr>
          <w:rFonts w:hint="eastAsia"/>
        </w:rPr>
        <w:t>Tk</w:t>
      </w:r>
      <w:r>
        <w:rPr>
          <w:rFonts w:hint="eastAsia"/>
        </w:rPr>
        <w:t>。</w:t>
      </w:r>
    </w:p>
    <w:p w14:paraId="7E947DEC" w14:textId="77777777" w:rsidR="00EC5F28" w:rsidRDefault="00000000">
      <w:pPr>
        <w:ind w:firstLine="480"/>
      </w:pPr>
      <w:r>
        <w:rPr>
          <w:rFonts w:hint="eastAsia"/>
        </w:rPr>
        <w:t>得到的结果如下所示：</w:t>
      </w:r>
    </w:p>
    <w:p w14:paraId="21AFB09C" w14:textId="77777777" w:rsidR="00EC5F28" w:rsidRDefault="00000000">
      <w:pPr>
        <w:ind w:firstLine="480"/>
      </w:pPr>
      <w:r>
        <w:rPr>
          <w:rFonts w:hint="eastAsia"/>
          <w:highlight w:val="yellow"/>
        </w:rPr>
        <w:t>（）</w:t>
      </w:r>
    </w:p>
    <w:p w14:paraId="6C171D79" w14:textId="77777777" w:rsidR="00EC5F28" w:rsidRDefault="00000000">
      <w:pPr>
        <w:pStyle w:val="2"/>
        <w:spacing w:before="156" w:after="156"/>
      </w:pPr>
      <w:r>
        <w:rPr>
          <w:rFonts w:hint="eastAsia"/>
        </w:rPr>
        <w:t>与问题二的</w:t>
      </w:r>
      <w:r>
        <w:t>对比分析</w:t>
      </w:r>
    </w:p>
    <w:p w14:paraId="4DD28BC4" w14:textId="77777777" w:rsidR="00EC5F28" w:rsidRDefault="00000000">
      <w:pPr>
        <w:ind w:firstLine="480"/>
      </w:pPr>
      <w:r>
        <w:rPr>
          <w:rFonts w:hint="eastAsia"/>
        </w:rPr>
        <w:t>为了证明引入多因素的有效性，量化引入多因素对于决策优化的影响，我们对问题三与问题二求得的策略结果进行对比分析：</w:t>
      </w:r>
    </w:p>
    <w:p w14:paraId="2148ABC2" w14:textId="77777777" w:rsidR="00EC5F28" w:rsidRDefault="00000000">
      <w:pPr>
        <w:ind w:firstLine="480"/>
      </w:pPr>
      <w:r>
        <w:rPr>
          <w:rFonts w:hint="eastAsia"/>
          <w:highlight w:val="yellow"/>
        </w:rPr>
        <w:t>（）</w:t>
      </w:r>
    </w:p>
    <w:p w14:paraId="7BF1E4E0" w14:textId="77777777" w:rsidR="00EC5F28" w:rsidRDefault="00000000">
      <w:pPr>
        <w:pStyle w:val="2"/>
        <w:spacing w:before="156" w:after="156"/>
      </w:pPr>
      <w:r>
        <w:t>检测误差影响分析（灵敏度分析）</w:t>
      </w:r>
    </w:p>
    <w:p w14:paraId="09E65672" w14:textId="77777777" w:rsidR="00EC5F28" w:rsidRDefault="00000000">
      <w:pPr>
        <w:pStyle w:val="1"/>
        <w:spacing w:before="156" w:after="156"/>
      </w:pPr>
      <w:r>
        <w:rPr>
          <w:rFonts w:hint="eastAsia"/>
          <w:lang w:eastAsia="zh"/>
        </w:rPr>
        <w:t>问题四的模型建立与求解</w:t>
      </w:r>
    </w:p>
    <w:p w14:paraId="648F0AA2" w14:textId="3B293863" w:rsidR="00EC5F28" w:rsidRDefault="00000000">
      <w:pPr>
        <w:pStyle w:val="2"/>
        <w:numPr>
          <w:ilvl w:val="1"/>
          <w:numId w:val="14"/>
        </w:numPr>
        <w:spacing w:before="156" w:after="156"/>
      </w:pPr>
      <w:r>
        <w:rPr>
          <w:rFonts w:hint="eastAsia"/>
        </w:rPr>
        <w:t>探索性数据分析</w:t>
      </w:r>
    </w:p>
    <w:p w14:paraId="5E97E408" w14:textId="77777777" w:rsidR="00EC5F28" w:rsidRDefault="00000000">
      <w:pPr>
        <w:ind w:firstLine="480"/>
      </w:pPr>
      <w:r>
        <w:rPr>
          <w:rFonts w:hint="eastAsia"/>
        </w:rPr>
        <w:t>Z</w:t>
      </w:r>
      <w:r>
        <w:rPr>
          <w:rFonts w:hint="eastAsia"/>
        </w:rPr>
        <w:t>值作为一种标准化的统计量，能够将染色体的相对测序读段数转化为其偏离正常群体均值的标准差倍数。查阅医学和生物学相关文献资料发现，</w:t>
      </w:r>
      <w:r>
        <w:rPr>
          <w:rFonts w:hint="eastAsia"/>
        </w:rPr>
        <w:t>Z</w:t>
      </w:r>
      <w:r>
        <w:rPr>
          <w:rFonts w:hint="eastAsia"/>
        </w:rPr>
        <w:t>值很可能是染色体异</w:t>
      </w:r>
      <w:r>
        <w:rPr>
          <w:rFonts w:hint="eastAsia"/>
        </w:rPr>
        <w:lastRenderedPageBreak/>
        <w:t>常的一个重要判定因素。例如，当</w:t>
      </w:r>
      <w:r>
        <w:rPr>
          <w:rFonts w:hint="eastAsia"/>
        </w:rPr>
        <w:t>13</w:t>
      </w:r>
      <w:r>
        <w:rPr>
          <w:rFonts w:hint="eastAsia"/>
        </w:rPr>
        <w:t>号染色体异常（如三倍体或单倍体）时，</w:t>
      </w:r>
      <w:r>
        <w:rPr>
          <w:rFonts w:hint="eastAsia"/>
        </w:rPr>
        <w:t>13</w:t>
      </w:r>
      <w:r>
        <w:rPr>
          <w:rFonts w:hint="eastAsia"/>
        </w:rPr>
        <w:t>号染色体的</w:t>
      </w:r>
      <w:r>
        <w:rPr>
          <w:rFonts w:hint="eastAsia"/>
        </w:rPr>
        <w:t>Z</w:t>
      </w:r>
      <w:r>
        <w:rPr>
          <w:rFonts w:hint="eastAsia"/>
        </w:rPr>
        <w:t>值绝对值很可能超过</w:t>
      </w:r>
      <w:r>
        <w:rPr>
          <w:rFonts w:hint="eastAsia"/>
        </w:rPr>
        <w:t>3</w:t>
      </w:r>
      <w:r>
        <w:rPr>
          <w:rFonts w:hint="eastAsia"/>
        </w:rPr>
        <w:t>。同时，通过初步的手动分析，我们发现在男胎孕妇群体中，若某条染色体异常，其对应的</w:t>
      </w:r>
      <w:r>
        <w:rPr>
          <w:rFonts w:hint="eastAsia"/>
        </w:rPr>
        <w:t>Z</w:t>
      </w:r>
      <w:r>
        <w:rPr>
          <w:rFonts w:hint="eastAsia"/>
        </w:rPr>
        <w:t>值绝对值偏高的概率会更大一些。基于这个发现，我们尝试对比男胎和女胎中正常样本和异常样本的三种染色体的</w:t>
      </w:r>
      <w:r>
        <w:rPr>
          <w:rFonts w:hint="eastAsia"/>
        </w:rPr>
        <w:t>Z</w:t>
      </w:r>
      <w:r>
        <w:rPr>
          <w:rFonts w:hint="eastAsia"/>
        </w:rPr>
        <w:t>值和</w:t>
      </w:r>
      <w:r>
        <w:rPr>
          <w:rFonts w:hint="eastAsia"/>
        </w:rPr>
        <w:t>GC</w:t>
      </w:r>
      <w:r>
        <w:rPr>
          <w:rFonts w:hint="eastAsia"/>
        </w:rPr>
        <w:t>含量分布。</w:t>
      </w:r>
    </w:p>
    <w:p w14:paraId="0413F86D" w14:textId="77777777" w:rsidR="00EC5F28" w:rsidRDefault="00000000">
      <w:pPr>
        <w:ind w:firstLine="480"/>
      </w:pPr>
      <w:r>
        <w:rPr>
          <w:rFonts w:hint="eastAsia"/>
          <w:highlight w:val="yellow"/>
        </w:rPr>
        <w:t>（）</w:t>
      </w:r>
    </w:p>
    <w:p w14:paraId="0D2E2832" w14:textId="77777777" w:rsidR="00EC5F28" w:rsidRDefault="00000000">
      <w:pPr>
        <w:ind w:firstLine="480"/>
        <w:rPr>
          <w:highlight w:val="yellow"/>
        </w:rPr>
      </w:pPr>
      <w:r>
        <w:rPr>
          <w:rFonts w:hint="eastAsia"/>
          <w:highlight w:val="yellow"/>
        </w:rPr>
        <w:t>结果显示，在男胎孕妇群体中，。。。但是在女胎孕妇中。。。（显著重叠，区分度大幅下降）</w:t>
      </w:r>
    </w:p>
    <w:p w14:paraId="3EC8BB4A" w14:textId="77777777" w:rsidR="00EC5F28" w:rsidRDefault="00000000">
      <w:pPr>
        <w:ind w:firstLine="480"/>
        <w:rPr>
          <w:highlight w:val="yellow"/>
        </w:rPr>
      </w:pPr>
      <w:r>
        <w:rPr>
          <w:rFonts w:hint="eastAsia"/>
          <w:highlight w:val="yellow"/>
        </w:rPr>
        <w:t>但是，我们也有意外发现。。。（</w:t>
      </w:r>
      <w:r>
        <w:rPr>
          <w:rFonts w:hint="eastAsia"/>
          <w:highlight w:val="yellow"/>
        </w:rPr>
        <w:t>GC</w:t>
      </w:r>
      <w:r>
        <w:rPr>
          <w:rFonts w:hint="eastAsia"/>
          <w:highlight w:val="yellow"/>
        </w:rPr>
        <w:t>含量在女胎孕妇群体中反而有比较明显的区分度）</w:t>
      </w:r>
    </w:p>
    <w:p w14:paraId="35C5D768" w14:textId="77777777" w:rsidR="00EC5F28" w:rsidRDefault="00000000">
      <w:pPr>
        <w:ind w:firstLine="480"/>
      </w:pPr>
      <w:r>
        <w:rPr>
          <w:rFonts w:hint="eastAsia"/>
          <w:highlight w:val="yellow"/>
        </w:rPr>
        <w:t>（尝试解读？）</w:t>
      </w:r>
    </w:p>
    <w:p w14:paraId="01E57C3D" w14:textId="77777777" w:rsidR="00EC5F28" w:rsidRDefault="00000000">
      <w:pPr>
        <w:pStyle w:val="2"/>
        <w:numPr>
          <w:ilvl w:val="1"/>
          <w:numId w:val="14"/>
        </w:numPr>
        <w:spacing w:before="156" w:after="156"/>
      </w:pPr>
      <w:r>
        <w:t> </w:t>
      </w:r>
      <w:r>
        <w:t>数据预处理与特征工程</w:t>
      </w:r>
    </w:p>
    <w:p w14:paraId="5BDBE043" w14:textId="77777777" w:rsidR="00EC5F28" w:rsidRDefault="00000000">
      <w:pPr>
        <w:pStyle w:val="3"/>
        <w:numPr>
          <w:ilvl w:val="0"/>
          <w:numId w:val="0"/>
        </w:numPr>
        <w:spacing w:before="156"/>
      </w:pPr>
      <w:r>
        <w:rPr>
          <w:rFonts w:hint="eastAsia"/>
        </w:rPr>
        <w:t xml:space="preserve">9.2.1 </w:t>
      </w:r>
      <w:r>
        <w:rPr>
          <w:rFonts w:hint="eastAsia"/>
        </w:rPr>
        <w:t>数据预处理</w:t>
      </w:r>
    </w:p>
    <w:p w14:paraId="1D375BB6" w14:textId="77777777" w:rsidR="00EC5F28" w:rsidRDefault="00000000">
      <w:pPr>
        <w:ind w:firstLineChars="0" w:firstLine="0"/>
      </w:pPr>
      <w:r>
        <w:rPr>
          <w:rFonts w:hint="eastAsia"/>
        </w:rPr>
        <w:t>（</w:t>
      </w:r>
      <w:r>
        <w:rPr>
          <w:rFonts w:hint="eastAsia"/>
        </w:rPr>
        <w:t>1</w:t>
      </w:r>
      <w:r>
        <w:rPr>
          <w:rFonts w:hint="eastAsia"/>
        </w:rPr>
        <w:t>）数据清洗与</w:t>
      </w:r>
      <w:proofErr w:type="gramStart"/>
      <w:r>
        <w:rPr>
          <w:rFonts w:hint="eastAsia"/>
        </w:rPr>
        <w:t>缺失值</w:t>
      </w:r>
      <w:proofErr w:type="gramEnd"/>
      <w:r>
        <w:rPr>
          <w:rFonts w:hint="eastAsia"/>
        </w:rPr>
        <w:t>填充</w:t>
      </w:r>
    </w:p>
    <w:p w14:paraId="6FC618C6" w14:textId="77777777" w:rsidR="00EC5F28" w:rsidRDefault="00000000">
      <w:pPr>
        <w:ind w:firstLine="480"/>
      </w:pPr>
      <w:r>
        <w:rPr>
          <w:rFonts w:hint="eastAsia"/>
          <w:highlight w:val="yellow"/>
        </w:rPr>
        <w:t>（）（要说明最后有几个正常几个异常）</w:t>
      </w:r>
    </w:p>
    <w:p w14:paraId="1DB164F5" w14:textId="77777777" w:rsidR="00EC5F28" w:rsidRDefault="00000000">
      <w:pPr>
        <w:ind w:firstLineChars="0" w:firstLine="0"/>
      </w:pPr>
      <w:r>
        <w:rPr>
          <w:rFonts w:hint="eastAsia"/>
        </w:rPr>
        <w:t>（</w:t>
      </w:r>
      <w:r>
        <w:rPr>
          <w:rFonts w:hint="eastAsia"/>
        </w:rPr>
        <w:t>2</w:t>
      </w:r>
      <w:r>
        <w:rPr>
          <w:rFonts w:hint="eastAsia"/>
        </w:rPr>
        <w:t>）</w:t>
      </w:r>
      <w:r>
        <w:rPr>
          <w:rFonts w:hint="eastAsia"/>
        </w:rPr>
        <w:t>SMORE</w:t>
      </w:r>
      <w:r>
        <w:rPr>
          <w:rFonts w:hint="eastAsia"/>
        </w:rPr>
        <w:t>过采样：由于样本出现严重的类别不平衡问题，我们使用</w:t>
      </w:r>
      <w:r>
        <w:rPr>
          <w:rFonts w:hint="eastAsia"/>
        </w:rPr>
        <w:t>SMORE</w:t>
      </w:r>
      <w:r>
        <w:rPr>
          <w:rFonts w:hint="eastAsia"/>
        </w:rPr>
        <w:t>技术对异常样本进行过采样处理。理论上这会给模型带来更好的学习环境。</w:t>
      </w:r>
    </w:p>
    <w:p w14:paraId="397ADCC0" w14:textId="77777777" w:rsidR="00EC5F28" w:rsidRDefault="00000000">
      <w:pPr>
        <w:ind w:firstLineChars="0" w:firstLine="0"/>
      </w:pPr>
      <w:r>
        <w:rPr>
          <w:rFonts w:hint="eastAsia"/>
        </w:rPr>
        <w:t>（</w:t>
      </w:r>
      <w:r>
        <w:rPr>
          <w:rFonts w:hint="eastAsia"/>
        </w:rPr>
        <w:t>3</w:t>
      </w:r>
      <w:r>
        <w:rPr>
          <w:rFonts w:hint="eastAsia"/>
        </w:rPr>
        <w:t>）数据标准化：我们对所有</w:t>
      </w:r>
      <w:r>
        <w:rPr>
          <w:rFonts w:hint="eastAsia"/>
        </w:rPr>
        <w:t>15</w:t>
      </w:r>
      <w:r>
        <w:rPr>
          <w:rFonts w:hint="eastAsia"/>
        </w:rPr>
        <w:t>个特征进行标准化处理，使其服从标准正态分布。这样可以消除特征之间不同量纲造成的影响。</w:t>
      </w:r>
    </w:p>
    <w:p w14:paraId="3973921C" w14:textId="77777777" w:rsidR="00EC5F28" w:rsidRDefault="00000000">
      <w:pPr>
        <w:pStyle w:val="3"/>
        <w:numPr>
          <w:ilvl w:val="0"/>
          <w:numId w:val="0"/>
        </w:numPr>
        <w:spacing w:before="156"/>
      </w:pPr>
      <w:r>
        <w:rPr>
          <w:rFonts w:hint="eastAsia"/>
        </w:rPr>
        <w:t>9.2.2 GC</w:t>
      </w:r>
      <w:r>
        <w:rPr>
          <w:rFonts w:hint="eastAsia"/>
        </w:rPr>
        <w:t>含量异常处理的</w:t>
      </w:r>
      <w:proofErr w:type="gramStart"/>
      <w:r>
        <w:rPr>
          <w:rFonts w:hint="eastAsia"/>
        </w:rPr>
        <w:t>考量</w:t>
      </w:r>
      <w:proofErr w:type="gramEnd"/>
    </w:p>
    <w:p w14:paraId="21B90647" w14:textId="77777777" w:rsidR="00EC5F28" w:rsidRDefault="00000000">
      <w:pPr>
        <w:ind w:firstLineChars="0" w:firstLine="0"/>
      </w:pPr>
      <w:r>
        <w:rPr>
          <w:rFonts w:hint="eastAsia"/>
        </w:rPr>
        <w:t xml:space="preserve">    </w:t>
      </w:r>
      <w:r>
        <w:rPr>
          <w:rFonts w:hint="eastAsia"/>
        </w:rPr>
        <w:t>理论上来说，正常</w:t>
      </w:r>
      <w:r>
        <w:rPr>
          <w:rFonts w:hint="eastAsia"/>
        </w:rPr>
        <w:t>GC</w:t>
      </w:r>
      <w:r>
        <w:rPr>
          <w:rFonts w:hint="eastAsia"/>
        </w:rPr>
        <w:t>含量的范围是</w:t>
      </w:r>
      <w:r>
        <w:t>40%</w:t>
      </w:r>
      <w:r>
        <w:rPr>
          <w:rFonts w:hint="eastAsia"/>
        </w:rPr>
        <w:t xml:space="preserve"> </w:t>
      </w:r>
      <w:r>
        <w:t>~</w:t>
      </w:r>
      <w:r>
        <w:rPr>
          <w:rFonts w:hint="eastAsia"/>
        </w:rPr>
        <w:t xml:space="preserve"> </w:t>
      </w:r>
      <w:r>
        <w:t>60%</w:t>
      </w:r>
      <w:r>
        <w:rPr>
          <w:rFonts w:hint="eastAsia"/>
        </w:rPr>
        <w:t>。异常的</w:t>
      </w:r>
      <w:r>
        <w:rPr>
          <w:rFonts w:hint="eastAsia"/>
        </w:rPr>
        <w:t>GC</w:t>
      </w:r>
      <w:r>
        <w:rPr>
          <w:rFonts w:hint="eastAsia"/>
        </w:rPr>
        <w:t>含量可能会对测序质量有影响。但是，我们经过</w:t>
      </w:r>
      <w:r>
        <w:rPr>
          <w:rFonts w:hint="eastAsia"/>
        </w:rPr>
        <w:t>GC</w:t>
      </w:r>
      <w:r>
        <w:rPr>
          <w:rFonts w:hint="eastAsia"/>
        </w:rPr>
        <w:t>含量数据分布分析后，发现本数据集中的</w:t>
      </w:r>
      <w:r>
        <w:rPr>
          <w:rFonts w:hint="eastAsia"/>
        </w:rPr>
        <w:t>GC</w:t>
      </w:r>
      <w:r>
        <w:rPr>
          <w:rFonts w:hint="eastAsia"/>
        </w:rPr>
        <w:t>含量普遍集中于</w:t>
      </w:r>
      <w:r>
        <w:rPr>
          <w:rFonts w:hint="eastAsia"/>
        </w:rPr>
        <w:t>0.4</w:t>
      </w:r>
      <w:r>
        <w:rPr>
          <w:rFonts w:hint="eastAsia"/>
        </w:rPr>
        <w:t>附近范围，且有超过三分之一的样本位于</w:t>
      </w:r>
      <w:r>
        <w:rPr>
          <w:rFonts w:hint="eastAsia"/>
          <w:highlight w:val="yellow"/>
        </w:rPr>
        <w:t>【</w:t>
      </w:r>
      <w:r>
        <w:rPr>
          <w:rFonts w:hint="eastAsia"/>
          <w:highlight w:val="yellow"/>
        </w:rPr>
        <w:t>0.39,0.4</w:t>
      </w:r>
      <w:r>
        <w:rPr>
          <w:rFonts w:hint="eastAsia"/>
          <w:highlight w:val="yellow"/>
        </w:rPr>
        <w:t>】，如果直接依据</w:t>
      </w:r>
      <w:r>
        <w:rPr>
          <w:rFonts w:hint="eastAsia"/>
        </w:rPr>
        <w:t>0.4</w:t>
      </w:r>
      <w:r>
        <w:rPr>
          <w:rFonts w:hint="eastAsia"/>
        </w:rPr>
        <w:t>为划分点对数据进行清洗，可能会造成巨大的信息损失。进一步查阅文献（</w:t>
      </w:r>
      <w:r>
        <w:rPr>
          <w:rFonts w:hint="eastAsia"/>
          <w:highlight w:val="yellow"/>
        </w:rPr>
        <w:t>论文引用？</w:t>
      </w:r>
      <w:r>
        <w:rPr>
          <w:rFonts w:hint="eastAsia"/>
        </w:rPr>
        <w:t>），发现临床上更宽的</w:t>
      </w:r>
      <w:r>
        <w:rPr>
          <w:rFonts w:hint="eastAsia"/>
        </w:rPr>
        <w:t>GC</w:t>
      </w:r>
      <w:r>
        <w:rPr>
          <w:rFonts w:hint="eastAsia"/>
        </w:rPr>
        <w:t>含量值也是可接受的。因此，我们认为这可能是本次研究样本中的合理特征。因此，我们决定保留这些样本，将</w:t>
      </w:r>
      <w:r>
        <w:rPr>
          <w:rFonts w:hint="eastAsia"/>
        </w:rPr>
        <w:t>GC</w:t>
      </w:r>
      <w:r>
        <w:rPr>
          <w:rFonts w:hint="eastAsia"/>
        </w:rPr>
        <w:t>含量作为一个特征送入模型进行学习。</w:t>
      </w:r>
    </w:p>
    <w:p w14:paraId="52329DEB" w14:textId="77777777" w:rsidR="00EC5F28" w:rsidRDefault="00000000">
      <w:pPr>
        <w:pStyle w:val="3"/>
        <w:numPr>
          <w:ilvl w:val="0"/>
          <w:numId w:val="0"/>
        </w:numPr>
        <w:spacing w:before="156"/>
      </w:pPr>
      <w:r>
        <w:rPr>
          <w:rFonts w:hint="eastAsia"/>
        </w:rPr>
        <w:t>9.2.3</w:t>
      </w:r>
      <w:r>
        <w:rPr>
          <w:rFonts w:hint="eastAsia"/>
        </w:rPr>
        <w:t>样本筛选和标签定义</w:t>
      </w:r>
    </w:p>
    <w:p w14:paraId="7AE12F30" w14:textId="77777777" w:rsidR="00EC5F28" w:rsidRDefault="00000000">
      <w:pPr>
        <w:ind w:firstLineChars="0" w:firstLine="480"/>
      </w:pPr>
      <w:r>
        <w:rPr>
          <w:rFonts w:hint="eastAsia"/>
        </w:rPr>
        <w:t>经过数据预处理后，我们得到本次研究的所有女胎样本数据</w:t>
      </w:r>
      <w:r>
        <w:rPr>
          <w:rFonts w:hint="eastAsia"/>
          <w:highlight w:val="yellow"/>
        </w:rPr>
        <w:t>共。。例</w:t>
      </w:r>
      <w:r>
        <w:rPr>
          <w:rFonts w:hint="eastAsia"/>
        </w:rPr>
        <w:t>。基于此我们对目标变量进行定义。考虑到</w:t>
      </w:r>
      <w:r>
        <w:rPr>
          <w:rFonts w:hint="eastAsia"/>
        </w:rPr>
        <w:t>NIPT</w:t>
      </w:r>
      <w:r>
        <w:rPr>
          <w:rFonts w:hint="eastAsia"/>
        </w:rPr>
        <w:t>筛查的首要任务是识别出任何染色体异常，以及本研究中异常样本数量过少的问题，我们将问题简化为二分类问题。对于样本个体，只要其染色体非整倍体检测异常，我们就将其定义为异常（</w:t>
      </w:r>
      <w:r>
        <w:rPr>
          <w:rFonts w:hint="eastAsia"/>
        </w:rPr>
        <w:t>y=1</w:t>
      </w:r>
      <w:r>
        <w:rPr>
          <w:rFonts w:hint="eastAsia"/>
        </w:rPr>
        <w:t>），否则定义为正常（</w:t>
      </w:r>
      <w:r>
        <w:rPr>
          <w:rFonts w:hint="eastAsia"/>
        </w:rPr>
        <w:t>y=0</w:t>
      </w:r>
      <w:r>
        <w:rPr>
          <w:rFonts w:hint="eastAsia"/>
        </w:rPr>
        <w:t>）。</w:t>
      </w:r>
    </w:p>
    <w:p w14:paraId="2BDC3714" w14:textId="77777777" w:rsidR="00EC5F28" w:rsidRDefault="00000000">
      <w:pPr>
        <w:ind w:firstLineChars="0" w:firstLine="480"/>
      </w:pPr>
      <w:r>
        <w:rPr>
          <w:rFonts w:hint="eastAsia"/>
        </w:rPr>
        <w:t>处理过后，数据中包含正常样本</w:t>
      </w:r>
      <w:r>
        <w:rPr>
          <w:rFonts w:hint="eastAsia"/>
          <w:highlight w:val="yellow"/>
        </w:rPr>
        <w:t>。。</w:t>
      </w:r>
      <w:r>
        <w:rPr>
          <w:rFonts w:hint="eastAsia"/>
        </w:rPr>
        <w:t>，异常样本</w:t>
      </w:r>
      <w:r>
        <w:rPr>
          <w:rFonts w:hint="eastAsia"/>
          <w:highlight w:val="yellow"/>
        </w:rPr>
        <w:t>。。</w:t>
      </w:r>
      <w:r>
        <w:rPr>
          <w:rFonts w:hint="eastAsia"/>
        </w:rPr>
        <w:t>，依然存在显著的类别不均衡问题。</w:t>
      </w:r>
    </w:p>
    <w:p w14:paraId="3A39D0CF" w14:textId="77777777" w:rsidR="00EC5F28" w:rsidRDefault="00000000">
      <w:pPr>
        <w:pStyle w:val="2"/>
        <w:numPr>
          <w:ilvl w:val="1"/>
          <w:numId w:val="14"/>
        </w:numPr>
        <w:spacing w:before="156" w:after="156"/>
      </w:pPr>
      <w:r>
        <w:t>多模型对比与最优选择</w:t>
      </w:r>
    </w:p>
    <w:p w14:paraId="570C672B" w14:textId="1D6A44E5" w:rsidR="00EC5F28" w:rsidRDefault="00000000">
      <w:pPr>
        <w:pStyle w:val="3"/>
        <w:numPr>
          <w:ilvl w:val="0"/>
          <w:numId w:val="0"/>
        </w:numPr>
        <w:spacing w:before="156"/>
      </w:pPr>
      <w:r>
        <w:rPr>
          <w:rFonts w:hint="eastAsia"/>
        </w:rPr>
        <w:t xml:space="preserve">9.3.1 </w:t>
      </w:r>
      <w:r w:rsidR="00F34077">
        <w:rPr>
          <w:rFonts w:hint="eastAsia"/>
        </w:rPr>
        <w:t>K</w:t>
      </w:r>
      <w:r>
        <w:rPr>
          <w:rFonts w:hint="eastAsia"/>
        </w:rPr>
        <w:t>折交叉验证和高召回率优先原则</w:t>
      </w:r>
    </w:p>
    <w:p w14:paraId="11DED1E3" w14:textId="77777777" w:rsidR="00EC5F28" w:rsidRDefault="00000000">
      <w:pPr>
        <w:ind w:firstLineChars="0" w:firstLine="0"/>
      </w:pPr>
      <w:r>
        <w:rPr>
          <w:rFonts w:hint="eastAsia"/>
        </w:rPr>
        <w:t xml:space="preserve">    </w:t>
      </w:r>
      <w:r>
        <w:rPr>
          <w:rFonts w:hint="eastAsia"/>
        </w:rPr>
        <w:t>在模型的训练与测试中，我们采用</w:t>
      </w:r>
      <w:r>
        <w:rPr>
          <w:rFonts w:hint="eastAsia"/>
        </w:rPr>
        <w:t>5</w:t>
      </w:r>
      <w:r>
        <w:rPr>
          <w:rFonts w:hint="eastAsia"/>
        </w:rPr>
        <w:t>折交叉验证的方式，对模型进行训练和评估。并计算最终模型的准确率、精确率、召回率和</w:t>
      </w:r>
      <w:r>
        <w:rPr>
          <w:rFonts w:hint="eastAsia"/>
        </w:rPr>
        <w:t>F1-score</w:t>
      </w:r>
      <w:r>
        <w:rPr>
          <w:rFonts w:hint="eastAsia"/>
        </w:rPr>
        <w:t>。在这些评估指标上，我们重点关注模型的召回率。这是因为在临床诊断中，漏诊（假阴性）的后果要比误诊（假阳性）</w:t>
      </w:r>
      <w:r>
        <w:rPr>
          <w:rFonts w:hint="eastAsia"/>
        </w:rPr>
        <w:lastRenderedPageBreak/>
        <w:t>严重的多。因此，作为</w:t>
      </w:r>
      <w:r>
        <w:rPr>
          <w:rFonts w:hint="eastAsia"/>
        </w:rPr>
        <w:t>NIPT</w:t>
      </w:r>
      <w:r>
        <w:rPr>
          <w:rFonts w:hint="eastAsia"/>
        </w:rPr>
        <w:t>检测模型，我们必须将尽可能多的筛查出异常个体为首要目标。</w:t>
      </w:r>
    </w:p>
    <w:p w14:paraId="2C26AF35" w14:textId="77777777" w:rsidR="00EC5F28" w:rsidRDefault="00000000">
      <w:pPr>
        <w:pStyle w:val="3"/>
        <w:numPr>
          <w:ilvl w:val="0"/>
          <w:numId w:val="0"/>
        </w:numPr>
        <w:spacing w:before="156"/>
      </w:pPr>
      <w:r>
        <w:rPr>
          <w:rFonts w:hint="eastAsia"/>
        </w:rPr>
        <w:t xml:space="preserve">9.3.2 </w:t>
      </w:r>
      <w:r>
        <w:rPr>
          <w:rFonts w:hint="eastAsia"/>
        </w:rPr>
        <w:t>模型性能对比分析与最优模型选择</w:t>
      </w:r>
    </w:p>
    <w:p w14:paraId="631C5181" w14:textId="77777777" w:rsidR="00EC5F28" w:rsidRDefault="00000000">
      <w:pPr>
        <w:ind w:firstLine="480"/>
        <w:rPr>
          <w:highlight w:val="yellow"/>
        </w:rPr>
      </w:pPr>
      <w:r>
        <w:rPr>
          <w:rFonts w:hint="eastAsia"/>
          <w:highlight w:val="yellow"/>
        </w:rPr>
        <w:t>（图）</w:t>
      </w:r>
    </w:p>
    <w:p w14:paraId="506FA61E" w14:textId="77777777" w:rsidR="00EC5F28" w:rsidRDefault="00000000">
      <w:pPr>
        <w:ind w:firstLine="480"/>
      </w:pPr>
      <w:r>
        <w:rPr>
          <w:rFonts w:hint="eastAsia"/>
          <w:highlight w:val="yellow"/>
        </w:rPr>
        <w:t>（分析召回率，</w:t>
      </w:r>
      <w:proofErr w:type="spellStart"/>
      <w:r>
        <w:rPr>
          <w:rFonts w:hint="eastAsia"/>
          <w:highlight w:val="yellow"/>
        </w:rPr>
        <w:t>auc</w:t>
      </w:r>
      <w:proofErr w:type="spellEnd"/>
      <w:r>
        <w:rPr>
          <w:rFonts w:hint="eastAsia"/>
          <w:highlight w:val="yellow"/>
        </w:rPr>
        <w:t>值等）</w:t>
      </w:r>
    </w:p>
    <w:p w14:paraId="6644A816" w14:textId="77777777" w:rsidR="00EC5F28" w:rsidRDefault="00000000">
      <w:pPr>
        <w:ind w:firstLine="480"/>
      </w:pPr>
      <w:r>
        <w:rPr>
          <w:rFonts w:hint="eastAsia"/>
        </w:rPr>
        <w:t>基于我们对召回率的极度优先原则，以及综合</w:t>
      </w:r>
      <w:proofErr w:type="gramStart"/>
      <w:r>
        <w:rPr>
          <w:rFonts w:hint="eastAsia"/>
        </w:rPr>
        <w:t>考量</w:t>
      </w:r>
      <w:proofErr w:type="gramEnd"/>
      <w:r>
        <w:rPr>
          <w:rFonts w:hint="eastAsia"/>
        </w:rPr>
        <w:t>准确率、</w:t>
      </w:r>
      <w:r>
        <w:rPr>
          <w:rFonts w:hint="eastAsia"/>
        </w:rPr>
        <w:t>AUC</w:t>
      </w:r>
      <w:r>
        <w:rPr>
          <w:rFonts w:hint="eastAsia"/>
        </w:rPr>
        <w:t>值等因素，我们最终选择逻辑回归模型作为女胎异常判定的模型。</w:t>
      </w:r>
    </w:p>
    <w:p w14:paraId="72F13000" w14:textId="77777777" w:rsidR="00EC5F28" w:rsidRDefault="00000000">
      <w:pPr>
        <w:ind w:firstLine="480"/>
        <w:rPr>
          <w:lang w:eastAsia="zh"/>
        </w:rPr>
      </w:pPr>
      <w:r>
        <w:rPr>
          <w:rFonts w:hint="eastAsia"/>
          <w:lang w:eastAsia="zh"/>
        </w:rPr>
        <w:t>L</w:t>
      </w:r>
      <w:r>
        <w:rPr>
          <w:rFonts w:hint="eastAsia"/>
        </w:rPr>
        <w:t>ogistic</w:t>
      </w:r>
      <w:r>
        <w:rPr>
          <w:rFonts w:hint="eastAsia"/>
          <w:lang w:eastAsia="zh"/>
        </w:rPr>
        <w:t>回归算法</w:t>
      </w:r>
      <w:r>
        <w:rPr>
          <w:rFonts w:hint="eastAsia"/>
          <w:lang w:eastAsia="zh"/>
        </w:rPr>
        <w:t>(</w:t>
      </w:r>
      <w:r>
        <w:rPr>
          <w:lang w:eastAsia="zh"/>
        </w:rPr>
        <w:t>Logistic Regression, LR)</w:t>
      </w:r>
      <w:r>
        <w:rPr>
          <w:rFonts w:hint="eastAsia"/>
          <w:lang w:eastAsia="zh"/>
        </w:rPr>
        <w:t>是一种基于</w:t>
      </w:r>
      <w:r>
        <w:rPr>
          <w:rFonts w:hint="eastAsia"/>
          <w:lang w:eastAsia="zh"/>
        </w:rPr>
        <w:t>S</w:t>
      </w:r>
      <w:r>
        <w:rPr>
          <w:rFonts w:hint="eastAsia"/>
        </w:rPr>
        <w:t>igmoid</w:t>
      </w:r>
      <w:r>
        <w:rPr>
          <w:rFonts w:hint="eastAsia"/>
          <w:lang w:eastAsia="zh"/>
        </w:rPr>
        <w:t>函数的分类算法。其目标是找到一条直线或者超平面对数据集尽可能地分类，在线性回归的基础上加入了</w:t>
      </w:r>
      <w:r>
        <w:rPr>
          <w:rFonts w:hint="eastAsia"/>
          <w:lang w:eastAsia="zh"/>
        </w:rPr>
        <w:t>S</w:t>
      </w:r>
      <w:r>
        <w:rPr>
          <w:rFonts w:hint="eastAsia"/>
        </w:rPr>
        <w:t>igmoid</w:t>
      </w:r>
      <w:r>
        <w:rPr>
          <w:rFonts w:hint="eastAsia"/>
          <w:lang w:eastAsia="zh"/>
        </w:rPr>
        <w:t>函数，将输出的结果转化为了一个介于</w:t>
      </w:r>
      <w:r>
        <w:rPr>
          <w:rFonts w:hint="eastAsia"/>
          <w:lang w:eastAsia="zh"/>
        </w:rPr>
        <w:t>0</w:t>
      </w:r>
      <w:r>
        <w:rPr>
          <w:rFonts w:hint="eastAsia"/>
          <w:lang w:eastAsia="zh"/>
        </w:rPr>
        <w:t>到</w:t>
      </w:r>
      <w:r>
        <w:rPr>
          <w:rFonts w:hint="eastAsia"/>
          <w:lang w:eastAsia="zh"/>
        </w:rPr>
        <w:t>1</w:t>
      </w:r>
      <w:r>
        <w:rPr>
          <w:rFonts w:hint="eastAsia"/>
          <w:lang w:eastAsia="zh"/>
        </w:rPr>
        <w:t>的值。</w:t>
      </w:r>
      <w:r>
        <w:rPr>
          <w:rFonts w:hint="eastAsia"/>
          <w:lang w:eastAsia="zh"/>
        </w:rPr>
        <w:t>S</w:t>
      </w:r>
      <w:r>
        <w:rPr>
          <w:rFonts w:hint="eastAsia"/>
        </w:rPr>
        <w:t>igmoid</w:t>
      </w:r>
      <w:r>
        <w:rPr>
          <w:rFonts w:hint="eastAsia"/>
          <w:lang w:eastAsia="zh"/>
        </w:rPr>
        <w:t>函数的表达式是：</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555"/>
      </w:tblGrid>
      <w:tr w:rsidR="00EC5F28" w14:paraId="22E87E83" w14:textId="77777777">
        <w:tc>
          <w:tcPr>
            <w:tcW w:w="8505" w:type="dxa"/>
            <w:vAlign w:val="center"/>
          </w:tcPr>
          <w:p w14:paraId="29CB724D" w14:textId="77777777" w:rsidR="00EC5F28" w:rsidRDefault="00000000">
            <w:pPr>
              <w:pStyle w:val="AMDisplayEquation"/>
              <w:tabs>
                <w:tab w:val="clear" w:pos="4540"/>
                <w:tab w:val="clear" w:pos="9080"/>
                <w:tab w:val="center" w:pos="4140"/>
                <w:tab w:val="right" w:pos="8280"/>
              </w:tabs>
              <w:ind w:firstLineChars="0" w:firstLine="0"/>
            </w:pPr>
            <w:r>
              <w:tab/>
            </w:r>
            <w:r>
              <w:rPr>
                <w:position w:val="-26"/>
              </w:rPr>
              <w:object w:dxaOrig="1565" w:dyaOrig="658" w14:anchorId="1749B085">
                <v:shape id="_x0000_i1156" type="#_x0000_t75" style="width:77.7pt;height:33.5pt" o:ole="">
                  <v:imagedata r:id="rId223" o:title=""/>
                </v:shape>
                <o:OLEObject Type="Embed" ProgID="Equation.AxMath" ShapeID="_x0000_i1156" DrawAspect="Content" ObjectID="_1818765958" r:id="rId224"/>
              </w:object>
            </w:r>
          </w:p>
        </w:tc>
        <w:tc>
          <w:tcPr>
            <w:tcW w:w="555" w:type="dxa"/>
            <w:vAlign w:val="center"/>
          </w:tcPr>
          <w:p w14:paraId="7CECC903" w14:textId="77777777" w:rsidR="00EC5F28" w:rsidRDefault="00000000">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bl>
    <w:p w14:paraId="4C4A3C55" w14:textId="77777777" w:rsidR="00EC5F28" w:rsidRDefault="00000000">
      <w:pPr>
        <w:ind w:firstLine="480"/>
        <w:rPr>
          <w:lang w:eastAsia="zh"/>
        </w:rPr>
      </w:pPr>
      <w:r>
        <w:rPr>
          <w:rFonts w:hint="eastAsia"/>
          <w:lang w:eastAsia="zh"/>
        </w:rPr>
        <w:t>其中，</w:t>
      </w:r>
      <w:r>
        <w:rPr>
          <w:position w:val="-12"/>
          <w:lang w:eastAsia="zh"/>
        </w:rPr>
        <w:object w:dxaOrig="924" w:dyaOrig="358" w14:anchorId="0105ACD8">
          <v:shape id="_x0000_i1157" type="#_x0000_t75" style="width:46pt;height:18.55pt" o:ole="">
            <v:imagedata r:id="rId225" o:title=""/>
          </v:shape>
          <o:OLEObject Type="Embed" ProgID="Equation.AxMath" ShapeID="_x0000_i1157" DrawAspect="Content" ObjectID="_1818765959" r:id="rId226"/>
        </w:object>
      </w:r>
      <w:r>
        <w:rPr>
          <w:rFonts w:hint="eastAsia"/>
          <w:lang w:eastAsia="zh"/>
        </w:rPr>
        <w:t>，实质是</w:t>
      </w:r>
      <w:r>
        <w:rPr>
          <w:lang w:eastAsia="zh"/>
        </w:rPr>
        <w:t>L</w:t>
      </w:r>
      <w:r>
        <w:rPr>
          <w:rFonts w:hint="eastAsia"/>
        </w:rPr>
        <w:t>ogistic</w:t>
      </w:r>
      <w:r>
        <w:rPr>
          <w:rFonts w:hint="eastAsia"/>
          <w:lang w:eastAsia="zh"/>
        </w:rPr>
        <w:t>回归要找的划分类别的超平面，</w:t>
      </w:r>
      <w:r>
        <w:rPr>
          <w:position w:val="-12"/>
          <w:lang w:eastAsia="zh"/>
        </w:rPr>
        <w:object w:dxaOrig="225" w:dyaOrig="358" w14:anchorId="51C49BBB">
          <v:shape id="_x0000_i1158" type="#_x0000_t75" style="width:11.05pt;height:18.55pt" o:ole="">
            <v:imagedata r:id="rId227" o:title=""/>
          </v:shape>
          <o:OLEObject Type="Embed" ProgID="Equation.AxMath" ShapeID="_x0000_i1158" DrawAspect="Content" ObjectID="_1818765960" r:id="rId228"/>
        </w:object>
      </w:r>
      <w:r>
        <w:rPr>
          <w:rFonts w:hint="eastAsia"/>
          <w:lang w:eastAsia="zh"/>
        </w:rPr>
        <w:t>是权重，</w:t>
      </w:r>
      <w:r>
        <w:rPr>
          <w:position w:val="-12"/>
          <w:lang w:eastAsia="zh"/>
        </w:rPr>
        <w:object w:dxaOrig="191" w:dyaOrig="358" w14:anchorId="7E9736CA">
          <v:shape id="_x0000_i1159" type="#_x0000_t75" style="width:9.25pt;height:18.55pt" o:ole="">
            <v:imagedata r:id="rId229" o:title=""/>
          </v:shape>
          <o:OLEObject Type="Embed" ProgID="Equation.AxMath" ShapeID="_x0000_i1159" DrawAspect="Content" ObjectID="_1818765961" r:id="rId230"/>
        </w:object>
      </w:r>
      <w:r>
        <w:rPr>
          <w:rFonts w:hint="eastAsia"/>
          <w:lang w:eastAsia="zh"/>
        </w:rPr>
        <w:t>是特征向量，</w:t>
      </w:r>
      <w:r>
        <w:rPr>
          <w:position w:val="-12"/>
          <w:lang w:eastAsia="zh"/>
        </w:rPr>
        <w:object w:dxaOrig="491" w:dyaOrig="375" w14:anchorId="0A1DD13B">
          <v:shape id="_x0000_i1160" type="#_x0000_t75" style="width:24.25pt;height:18.55pt" o:ole="">
            <v:imagedata r:id="rId231" o:title=""/>
          </v:shape>
          <o:OLEObject Type="Embed" ProgID="Equation.AxMath" ShapeID="_x0000_i1160" DrawAspect="Content" ObjectID="_1818765962" r:id="rId232"/>
        </w:object>
      </w:r>
      <w:r>
        <w:rPr>
          <w:rFonts w:hint="eastAsia"/>
          <w:lang w:eastAsia="zh"/>
        </w:rPr>
        <w:t>输出的值实质是判断事件发生的</w:t>
      </w:r>
      <w:r>
        <w:rPr>
          <w:rFonts w:hint="eastAsia"/>
        </w:rPr>
        <w:t>概率。</w:t>
      </w:r>
    </w:p>
    <w:p w14:paraId="56F9736D" w14:textId="77777777" w:rsidR="00EC5F28" w:rsidRDefault="00000000">
      <w:pPr>
        <w:ind w:firstLine="480"/>
        <w:rPr>
          <w:lang w:eastAsia="zh"/>
        </w:rPr>
      </w:pPr>
      <w:r>
        <w:rPr>
          <w:rFonts w:hint="eastAsia"/>
          <w:lang w:eastAsia="zh"/>
        </w:rPr>
        <w:t>L</w:t>
      </w:r>
      <w:r>
        <w:rPr>
          <w:rFonts w:hint="eastAsia"/>
        </w:rPr>
        <w:t>ogistic</w:t>
      </w:r>
      <w:r>
        <w:rPr>
          <w:rFonts w:hint="eastAsia"/>
          <w:lang w:eastAsia="zh"/>
        </w:rPr>
        <w:t>回归使用对数损失作为损失函数，表达式为：</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4"/>
        <w:gridCol w:w="616"/>
      </w:tblGrid>
      <w:tr w:rsidR="00EC5F28" w14:paraId="3B4DC669" w14:textId="77777777">
        <w:tc>
          <w:tcPr>
            <w:tcW w:w="8454" w:type="dxa"/>
            <w:vAlign w:val="center"/>
          </w:tcPr>
          <w:p w14:paraId="3ACE01AD" w14:textId="77777777" w:rsidR="00EC5F28" w:rsidRDefault="00000000">
            <w:pPr>
              <w:pStyle w:val="AMDisplayEquation"/>
              <w:tabs>
                <w:tab w:val="clear" w:pos="4540"/>
                <w:tab w:val="clear" w:pos="9080"/>
                <w:tab w:val="center" w:pos="4140"/>
                <w:tab w:val="right" w:pos="8280"/>
              </w:tabs>
              <w:ind w:firstLineChars="0" w:firstLine="0"/>
            </w:pPr>
            <w:r>
              <w:tab/>
            </w:r>
            <w:r>
              <w:rPr>
                <w:position w:val="-15"/>
              </w:rPr>
              <w:object w:dxaOrig="3429" w:dyaOrig="425" w14:anchorId="34F08300">
                <v:shape id="_x0000_i1161" type="#_x0000_t75" style="width:171.45pt;height:21.05pt" o:ole="">
                  <v:imagedata r:id="rId233" o:title=""/>
                </v:shape>
                <o:OLEObject Type="Embed" ProgID="Equation.AxMath" ShapeID="_x0000_i1161" DrawAspect="Content" ObjectID="_1818765963" r:id="rId234"/>
              </w:object>
            </w:r>
          </w:p>
        </w:tc>
        <w:tc>
          <w:tcPr>
            <w:tcW w:w="616" w:type="dxa"/>
            <w:vAlign w:val="center"/>
          </w:tcPr>
          <w:p w14:paraId="0C2324F7" w14:textId="77777777" w:rsidR="00EC5F28" w:rsidRDefault="00000000">
            <w:pPr>
              <w:pStyle w:val="AMDisplayEquation"/>
              <w:ind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t>)</w:t>
            </w:r>
          </w:p>
        </w:tc>
      </w:tr>
      <w:tr w:rsidR="00EC5F28" w14:paraId="6B0E8EA8" w14:textId="77777777">
        <w:tc>
          <w:tcPr>
            <w:tcW w:w="8454" w:type="dxa"/>
            <w:vAlign w:val="center"/>
          </w:tcPr>
          <w:p w14:paraId="31C18A34" w14:textId="77777777" w:rsidR="00EC5F28" w:rsidRDefault="00000000">
            <w:pPr>
              <w:ind w:firstLine="480"/>
            </w:pPr>
            <w:r>
              <w:rPr>
                <w:rFonts w:hint="eastAsia"/>
              </w:rPr>
              <w:t>同时，逻辑回归模型作为一个“白箱”模型，其相对简单的结构也为我们对于各项特征重要性的解读和判定方法的量化提供了良好的基础。</w:t>
            </w:r>
          </w:p>
        </w:tc>
        <w:tc>
          <w:tcPr>
            <w:tcW w:w="616" w:type="dxa"/>
            <w:vAlign w:val="center"/>
          </w:tcPr>
          <w:p w14:paraId="68DFC17C" w14:textId="77777777" w:rsidR="00EC5F28" w:rsidRDefault="00EC5F28">
            <w:pPr>
              <w:pStyle w:val="AMDisplayEquation"/>
              <w:ind w:firstLineChars="0" w:firstLine="0"/>
            </w:pPr>
          </w:p>
        </w:tc>
      </w:tr>
    </w:tbl>
    <w:p w14:paraId="2883B05A" w14:textId="3F25A1E8" w:rsidR="00EC5F28" w:rsidRDefault="00000000">
      <w:pPr>
        <w:pStyle w:val="2"/>
        <w:numPr>
          <w:ilvl w:val="1"/>
          <w:numId w:val="14"/>
        </w:numPr>
        <w:spacing w:before="156" w:after="156"/>
      </w:pPr>
      <w:r>
        <w:rPr>
          <w:rFonts w:hint="eastAsia"/>
        </w:rPr>
        <w:t>基于逻辑回归的</w:t>
      </w:r>
      <w:r w:rsidR="00F34077">
        <w:rPr>
          <w:rFonts w:hint="eastAsia"/>
        </w:rPr>
        <w:t>异常</w:t>
      </w:r>
      <w:r>
        <w:rPr>
          <w:rFonts w:hint="eastAsia"/>
        </w:rPr>
        <w:t>判定方法</w:t>
      </w:r>
    </w:p>
    <w:p w14:paraId="5F114722" w14:textId="77777777" w:rsidR="00EC5F28" w:rsidRDefault="00000000">
      <w:pPr>
        <w:pStyle w:val="3"/>
        <w:numPr>
          <w:ilvl w:val="0"/>
          <w:numId w:val="0"/>
        </w:numPr>
        <w:spacing w:before="156"/>
      </w:pPr>
      <w:r>
        <w:rPr>
          <w:rFonts w:hint="eastAsia"/>
        </w:rPr>
        <w:t xml:space="preserve">9.4.1 </w:t>
      </w:r>
      <w:r>
        <w:rPr>
          <w:rFonts w:hint="eastAsia"/>
        </w:rPr>
        <w:t>模型系数解读</w:t>
      </w:r>
    </w:p>
    <w:p w14:paraId="34E2C668" w14:textId="77777777" w:rsidR="00EC5F28" w:rsidRDefault="00000000">
      <w:pPr>
        <w:ind w:firstLine="480"/>
        <w:rPr>
          <w:highlight w:val="yellow"/>
        </w:rPr>
      </w:pPr>
      <w:r>
        <w:rPr>
          <w:rFonts w:hint="eastAsia"/>
          <w:highlight w:val="yellow"/>
        </w:rPr>
        <w:t>（图）</w:t>
      </w:r>
    </w:p>
    <w:p w14:paraId="7AE26290" w14:textId="77777777" w:rsidR="00EC5F28" w:rsidRDefault="00000000">
      <w:pPr>
        <w:ind w:firstLine="480"/>
      </w:pPr>
      <w:r>
        <w:rPr>
          <w:rFonts w:hint="eastAsia"/>
          <w:highlight w:val="yellow"/>
        </w:rPr>
        <w:t>分析</w:t>
      </w:r>
    </w:p>
    <w:p w14:paraId="59EC25E6" w14:textId="77777777" w:rsidR="00EC5F28" w:rsidRDefault="00000000">
      <w:pPr>
        <w:pStyle w:val="3"/>
        <w:numPr>
          <w:ilvl w:val="0"/>
          <w:numId w:val="0"/>
        </w:numPr>
        <w:spacing w:before="156"/>
      </w:pPr>
      <w:r>
        <w:rPr>
          <w:rFonts w:hint="eastAsia"/>
        </w:rPr>
        <w:t xml:space="preserve">9.4.2 </w:t>
      </w:r>
      <w:r>
        <w:rPr>
          <w:rFonts w:hint="eastAsia"/>
        </w:rPr>
        <w:t>判定方法的量化</w:t>
      </w:r>
    </w:p>
    <w:p w14:paraId="5376BE7F" w14:textId="77777777" w:rsidR="00EC5F28" w:rsidRDefault="00000000">
      <w:pPr>
        <w:ind w:firstLine="480"/>
        <w:jc w:val="center"/>
        <w:rPr>
          <w:rFonts w:cs="Times New Roman"/>
        </w:rPr>
      </w:pPr>
      <w:r>
        <w:rPr>
          <w:rFonts w:cs="Times New Roman"/>
        </w:rPr>
        <w:object w:dxaOrig="2777" w:dyaOrig="464" w14:anchorId="09DE642E">
          <v:shape id="_x0000_i1162" type="#_x0000_t75" alt="" style="width:139pt;height:23.5pt" o:ole="">
            <v:imagedata r:id="rId235" o:title=""/>
          </v:shape>
          <o:OLEObject Type="Embed" ProgID="Equation.AxMath" ShapeID="_x0000_i1162" DrawAspect="Content" ObjectID="_1818765964" r:id="rId236"/>
        </w:object>
      </w:r>
    </w:p>
    <w:p w14:paraId="0D76F517" w14:textId="77777777" w:rsidR="00EC5F28" w:rsidRDefault="00000000">
      <w:pPr>
        <w:ind w:firstLine="480"/>
        <w:rPr>
          <w:rFonts w:cs="Times New Roman"/>
        </w:rPr>
      </w:pPr>
      <w:r>
        <w:rPr>
          <w:rFonts w:cs="Times New Roman" w:hint="eastAsia"/>
        </w:rPr>
        <w:t>其中，</w:t>
      </w:r>
      <w:r>
        <w:rPr>
          <w:rFonts w:cs="Times New Roman"/>
          <w:position w:val="-10"/>
        </w:rPr>
        <w:object w:dxaOrig="285" w:dyaOrig="410" w14:anchorId="33B5EFA2">
          <v:shape id="_x0000_i1163" type="#_x0000_t75" alt="" style="width:14.25pt;height:21.05pt" o:ole="">
            <v:imagedata r:id="rId237" o:title=""/>
          </v:shape>
          <o:OLEObject Type="Embed" ProgID="Equation.AxMath" ShapeID="_x0000_i1163" DrawAspect="Content" ObjectID="_1818765965" r:id="rId238"/>
        </w:object>
      </w:r>
      <w:r>
        <w:rPr>
          <w:rFonts w:cs="Times New Roman" w:hint="eastAsia"/>
        </w:rPr>
        <w:t>是经过标准化处理后的各项输入特征指标，</w:t>
      </w:r>
      <w:r>
        <w:rPr>
          <w:rFonts w:cs="Times New Roman"/>
          <w:position w:val="-10"/>
        </w:rPr>
        <w:object w:dxaOrig="308" w:dyaOrig="410" w14:anchorId="65B6F929">
          <v:shape id="_x0000_i1164" type="#_x0000_t75" alt="" style="width:16.05pt;height:21.05pt" o:ole="">
            <v:imagedata r:id="rId239" o:title=""/>
          </v:shape>
          <o:OLEObject Type="Embed" ProgID="Equation.AxMath" ShapeID="_x0000_i1164" DrawAspect="Content" ObjectID="_1818765966" r:id="rId240"/>
        </w:object>
      </w:r>
      <w:r>
        <w:rPr>
          <w:rFonts w:cs="Times New Roman" w:hint="eastAsia"/>
        </w:rPr>
        <w:t>是模型学习到的第</w:t>
      </w:r>
      <w:proofErr w:type="spellStart"/>
      <w:r>
        <w:rPr>
          <w:rFonts w:cs="Times New Roman" w:hint="eastAsia"/>
        </w:rPr>
        <w:t>i</w:t>
      </w:r>
      <w:proofErr w:type="spellEnd"/>
      <w:r>
        <w:rPr>
          <w:rFonts w:cs="Times New Roman" w:hint="eastAsia"/>
        </w:rPr>
        <w:t>项指标的对应权重，</w:t>
      </w:r>
      <w:r>
        <w:rPr>
          <w:rFonts w:cs="Times New Roman"/>
          <w:position w:val="-10"/>
        </w:rPr>
        <w:object w:dxaOrig="308" w:dyaOrig="410" w14:anchorId="37817588">
          <v:shape id="_x0000_i1165" type="#_x0000_t75" alt="" style="width:16.05pt;height:21.05pt" o:ole="">
            <v:imagedata r:id="rId241" o:title=""/>
          </v:shape>
          <o:OLEObject Type="Embed" ProgID="Equation.AxMath" ShapeID="_x0000_i1165" DrawAspect="Content" ObjectID="_1818765967" r:id="rId242"/>
        </w:object>
      </w:r>
      <w:r>
        <w:rPr>
          <w:rFonts w:cs="Times New Roman" w:hint="eastAsia"/>
        </w:rPr>
        <w:t>是截距项</w:t>
      </w:r>
      <w:r>
        <w:rPr>
          <w:rFonts w:cs="Times New Roman" w:hint="eastAsia"/>
        </w:rPr>
        <w:t>(</w:t>
      </w:r>
      <w:r>
        <w:rPr>
          <w:rFonts w:cs="Times New Roman"/>
        </w:rPr>
        <w:t>0.0162)</w:t>
      </w:r>
      <w:r>
        <w:rPr>
          <w:rFonts w:cs="Times New Roman" w:hint="eastAsia"/>
        </w:rPr>
        <w:t>。当</w:t>
      </w:r>
      <w:r>
        <w:rPr>
          <w:rFonts w:cs="Times New Roman"/>
          <w:position w:val="-10"/>
        </w:rPr>
        <w:object w:dxaOrig="719" w:dyaOrig="376" w14:anchorId="7C86C1DD">
          <v:shape id="_x0000_i1166" type="#_x0000_t75" alt="" style="width:36pt;height:18.55pt" o:ole="">
            <v:imagedata r:id="rId243" o:title=""/>
          </v:shape>
          <o:OLEObject Type="Embed" ProgID="Equation.AxMath" ShapeID="_x0000_i1166" DrawAspect="Content" ObjectID="_1818765968" r:id="rId244"/>
        </w:object>
      </w:r>
      <w:r>
        <w:rPr>
          <w:rFonts w:cs="Times New Roman" w:hint="eastAsia"/>
        </w:rPr>
        <w:t>大于判别阈值</w:t>
      </w:r>
      <w:r>
        <w:rPr>
          <w:rFonts w:cs="Times New Roman" w:hint="eastAsia"/>
        </w:rPr>
        <w:t>0</w:t>
      </w:r>
      <w:r>
        <w:rPr>
          <w:rFonts w:cs="Times New Roman" w:hint="eastAsia"/>
        </w:rPr>
        <w:t>时，即可判定为高风险，推荐进行下一步的确诊性</w:t>
      </w:r>
      <w:r>
        <w:rPr>
          <w:rFonts w:cs="Times New Roman" w:hint="eastAsia"/>
        </w:rPr>
        <w:t>N</w:t>
      </w:r>
      <w:r>
        <w:rPr>
          <w:rFonts w:cs="Times New Roman"/>
        </w:rPr>
        <w:t>IPT</w:t>
      </w:r>
      <w:r>
        <w:rPr>
          <w:rFonts w:cs="Times New Roman" w:hint="eastAsia"/>
        </w:rPr>
        <w:t>。</w:t>
      </w:r>
    </w:p>
    <w:p w14:paraId="27A53CDD" w14:textId="6EDAAF0A" w:rsidR="00EC5F28" w:rsidRDefault="00000000">
      <w:pPr>
        <w:ind w:firstLine="480"/>
        <w:rPr>
          <w:rFonts w:cs="Times New Roman"/>
        </w:rPr>
      </w:pPr>
      <w:r>
        <w:rPr>
          <w:rFonts w:cs="Times New Roman" w:hint="eastAsia"/>
        </w:rPr>
        <w:t>这个判定方法的核心</w:t>
      </w:r>
      <w:r w:rsidR="00562D40">
        <w:rPr>
          <w:rFonts w:cs="Times New Roman" w:hint="eastAsia"/>
        </w:rPr>
        <w:t>优势</w:t>
      </w:r>
      <w:r>
        <w:rPr>
          <w:rFonts w:cs="Times New Roman" w:hint="eastAsia"/>
        </w:rPr>
        <w:t>在于，我们</w:t>
      </w:r>
      <w:r w:rsidR="00562D40">
        <w:rPr>
          <w:rFonts w:cs="Times New Roman" w:hint="eastAsia"/>
        </w:rPr>
        <w:t>不再局限于使用某个单一因素做阈值上的判断，而是综合评估以三类染色体</w:t>
      </w:r>
      <w:r w:rsidR="00562D40">
        <w:rPr>
          <w:rFonts w:cs="Times New Roman" w:hint="eastAsia"/>
        </w:rPr>
        <w:t>GC</w:t>
      </w:r>
      <w:r w:rsidR="00562D40">
        <w:rPr>
          <w:rFonts w:cs="Times New Roman" w:hint="eastAsia"/>
        </w:rPr>
        <w:t>含量为代表的多维度因素，给出一个更合理的，召回率较高的模型，且具有极高的可解释性。</w:t>
      </w:r>
    </w:p>
    <w:p w14:paraId="091CA508" w14:textId="77777777" w:rsidR="00EC5F28" w:rsidRDefault="00EC5F28">
      <w:pPr>
        <w:ind w:firstLineChars="0" w:firstLine="0"/>
      </w:pPr>
    </w:p>
    <w:p w14:paraId="2AF3E6F8" w14:textId="77777777" w:rsidR="00EC5F28" w:rsidRDefault="00000000">
      <w:pPr>
        <w:pStyle w:val="1"/>
        <w:spacing w:before="156" w:after="156"/>
      </w:pPr>
      <w:r>
        <w:rPr>
          <w:rFonts w:hint="eastAsia"/>
        </w:rPr>
        <w:t>模型的评价</w:t>
      </w:r>
    </w:p>
    <w:p w14:paraId="69F0815F" w14:textId="77777777" w:rsidR="00EC5F28" w:rsidRDefault="00000000">
      <w:pPr>
        <w:pStyle w:val="2"/>
        <w:numPr>
          <w:ilvl w:val="1"/>
          <w:numId w:val="15"/>
        </w:numPr>
        <w:spacing w:before="156" w:after="156"/>
      </w:pPr>
      <w:r>
        <w:rPr>
          <w:rFonts w:hint="eastAsia"/>
        </w:rPr>
        <w:t>模型的优点</w:t>
      </w:r>
    </w:p>
    <w:p w14:paraId="3781991B" w14:textId="3FDDA21A" w:rsidR="00382A45" w:rsidRDefault="00382A45" w:rsidP="00382A45">
      <w:pPr>
        <w:pStyle w:val="ae"/>
        <w:numPr>
          <w:ilvl w:val="0"/>
          <w:numId w:val="24"/>
        </w:numPr>
        <w:ind w:firstLineChars="0"/>
      </w:pPr>
      <w:r>
        <w:rPr>
          <w:rFonts w:hint="eastAsia"/>
        </w:rPr>
        <w:t>综合考虑数据集的横向数据与纵向数据：在问题一中，我们采用了线性混合效应模型。在问题二和问题三的求解中我们分别利用</w:t>
      </w:r>
      <w:r w:rsidRPr="00382A45">
        <w:rPr>
          <w:rFonts w:hint="eastAsia"/>
        </w:rPr>
        <w:t>Kaplan-Meier</w:t>
      </w:r>
      <w:r>
        <w:rPr>
          <w:rFonts w:hint="eastAsia"/>
        </w:rPr>
        <w:t>生存分析和</w:t>
      </w:r>
      <w:r>
        <w:rPr>
          <w:rFonts w:hint="eastAsia"/>
        </w:rPr>
        <w:t>C</w:t>
      </w:r>
      <w:r>
        <w:t>o</w:t>
      </w:r>
      <w:r>
        <w:rPr>
          <w:rFonts w:hint="eastAsia"/>
        </w:rPr>
        <w:t>x</w:t>
      </w:r>
      <w:r>
        <w:rPr>
          <w:rFonts w:hint="eastAsia"/>
        </w:rPr>
        <w:t>比例风险模型求解失败风险概率。这些方法都考虑到了重复测量数据，并对这类数据有良</w:t>
      </w:r>
      <w:r>
        <w:rPr>
          <w:rFonts w:hint="eastAsia"/>
        </w:rPr>
        <w:lastRenderedPageBreak/>
        <w:t>好的适应性。</w:t>
      </w:r>
    </w:p>
    <w:p w14:paraId="0EFA64A5" w14:textId="6D481EB0" w:rsidR="00382A45" w:rsidRDefault="00382A45" w:rsidP="00382A45">
      <w:pPr>
        <w:pStyle w:val="ae"/>
        <w:numPr>
          <w:ilvl w:val="0"/>
          <w:numId w:val="24"/>
        </w:numPr>
        <w:ind w:firstLineChars="0"/>
      </w:pPr>
      <w:r>
        <w:rPr>
          <w:rFonts w:hint="eastAsia"/>
        </w:rPr>
        <w:t>总体潜在</w:t>
      </w:r>
      <w:r w:rsidRPr="00382A45">
        <w:rPr>
          <w:rFonts w:hint="eastAsia"/>
        </w:rPr>
        <w:t>风险的量化与权衡</w:t>
      </w:r>
      <w:r>
        <w:rPr>
          <w:rFonts w:hint="eastAsia"/>
        </w:rPr>
        <w:t>：在问题二、三的优化模型中，我们综合考虑了孕妇进行</w:t>
      </w:r>
      <w:r>
        <w:rPr>
          <w:rFonts w:hint="eastAsia"/>
        </w:rPr>
        <w:t>NIPT</w:t>
      </w:r>
      <w:r>
        <w:rPr>
          <w:rFonts w:hint="eastAsia"/>
        </w:rPr>
        <w:t>检测面临的检测失败风险和时间延迟风险，构建了融合两部分风险的期望风险函数，</w:t>
      </w:r>
      <w:r w:rsidR="00A7344C">
        <w:rPr>
          <w:rFonts w:hint="eastAsia"/>
        </w:rPr>
        <w:t>考虑的角度较为全面，具有实际应用价值</w:t>
      </w:r>
      <w:r>
        <w:rPr>
          <w:rFonts w:hint="eastAsia"/>
        </w:rPr>
        <w:t>。</w:t>
      </w:r>
    </w:p>
    <w:p w14:paraId="5C67DEA9" w14:textId="2F122F92" w:rsidR="00382A45" w:rsidRPr="00382A45" w:rsidRDefault="00382A45" w:rsidP="00B048BF">
      <w:pPr>
        <w:pStyle w:val="ae"/>
        <w:numPr>
          <w:ilvl w:val="0"/>
          <w:numId w:val="24"/>
        </w:numPr>
        <w:ind w:firstLineChars="0"/>
        <w:rPr>
          <w:rFonts w:hint="eastAsia"/>
        </w:rPr>
      </w:pPr>
      <w:r>
        <w:rPr>
          <w:rFonts w:hint="eastAsia"/>
        </w:rPr>
        <w:t>参数设定的自由度：在</w:t>
      </w:r>
      <w:r>
        <w:rPr>
          <w:rFonts w:hint="eastAsia"/>
        </w:rPr>
        <w:t>问题二、三的优化模型中</w:t>
      </w:r>
      <w:r>
        <w:rPr>
          <w:rFonts w:hint="eastAsia"/>
        </w:rPr>
        <w:t>，我们设定了多种参数，比如</w:t>
      </w:r>
      <w:r w:rsidR="00A7344C">
        <w:rPr>
          <w:rFonts w:hint="eastAsia"/>
        </w:rPr>
        <w:t>检测失败风险和时间延迟风险的权重。本次研究中认为这两部分同等重要，因此两者权重相等。在实际临床应用中，医护人员可以根据不同情况调整两者权重，以获得不同倾向的决策建议。</w:t>
      </w:r>
    </w:p>
    <w:p w14:paraId="4AA00C14" w14:textId="77777777" w:rsidR="00EC5F28" w:rsidRDefault="00000000">
      <w:pPr>
        <w:pStyle w:val="2"/>
        <w:spacing w:before="156" w:after="156"/>
      </w:pPr>
      <w:r>
        <w:rPr>
          <w:rFonts w:hint="eastAsia"/>
        </w:rPr>
        <w:t>模型的缺点</w:t>
      </w:r>
    </w:p>
    <w:p w14:paraId="23133483" w14:textId="4A333643" w:rsidR="00A7344C" w:rsidRDefault="00B048BF" w:rsidP="00A7344C">
      <w:pPr>
        <w:pStyle w:val="ae"/>
        <w:numPr>
          <w:ilvl w:val="0"/>
          <w:numId w:val="25"/>
        </w:numPr>
        <w:ind w:firstLineChars="0"/>
      </w:pPr>
      <w:r>
        <w:rPr>
          <w:rFonts w:hint="eastAsia"/>
        </w:rPr>
        <w:t>参数假设的依赖：本次研究中的部分参数，比如延迟风险函数的增长系数，是基于临床经验设定，并非从数据中学习得到，导致模型对于检测误差的敏感性不够理想。</w:t>
      </w:r>
    </w:p>
    <w:p w14:paraId="6C987799" w14:textId="0CD4CED9" w:rsidR="00B048BF" w:rsidRPr="00A7344C" w:rsidRDefault="00B048BF" w:rsidP="00A7344C">
      <w:pPr>
        <w:pStyle w:val="ae"/>
        <w:numPr>
          <w:ilvl w:val="0"/>
          <w:numId w:val="25"/>
        </w:numPr>
        <w:ind w:firstLineChars="0"/>
        <w:rPr>
          <w:rFonts w:hint="eastAsia"/>
        </w:rPr>
      </w:pPr>
      <w:r>
        <w:rPr>
          <w:rFonts w:hint="eastAsia"/>
        </w:rPr>
        <w:t>异常诊断的简化处理：由于数据集样本数不足，我们将各类染色体异常样本统一归类为异常。虽然能有效检测出异常样本，但是无法进一步细化问题。</w:t>
      </w:r>
    </w:p>
    <w:p w14:paraId="78FC2AB0" w14:textId="77777777" w:rsidR="00EC5F28" w:rsidRDefault="00000000">
      <w:pPr>
        <w:pStyle w:val="2"/>
        <w:spacing w:before="156" w:after="156"/>
      </w:pPr>
      <w:r>
        <w:rPr>
          <w:rFonts w:hint="eastAsia"/>
        </w:rPr>
        <w:t>模型的改进方向</w:t>
      </w:r>
    </w:p>
    <w:p w14:paraId="7CFE9074" w14:textId="74BD2831" w:rsidR="00EC5F28" w:rsidRDefault="00A7344C" w:rsidP="00A7344C">
      <w:pPr>
        <w:pStyle w:val="ae"/>
        <w:numPr>
          <w:ilvl w:val="0"/>
          <w:numId w:val="26"/>
        </w:numPr>
        <w:ind w:firstLineChars="0"/>
      </w:pPr>
      <w:r>
        <w:rPr>
          <w:rFonts w:hint="eastAsia"/>
        </w:rPr>
        <w:t>引入成本效益分析，改进期望风险目标函数：如果条件允许，可以考虑和卫生经济学家合作，进一步将风险做经济学上的量化。比如失败风险可能包含一次</w:t>
      </w:r>
      <w:r>
        <w:rPr>
          <w:rFonts w:hint="eastAsia"/>
        </w:rPr>
        <w:t>NIPT</w:t>
      </w:r>
      <w:r>
        <w:rPr>
          <w:rFonts w:hint="eastAsia"/>
        </w:rPr>
        <w:t>检测所需的成本、人力资源、时间等多因素的</w:t>
      </w:r>
      <w:proofErr w:type="gramStart"/>
      <w:r>
        <w:rPr>
          <w:rFonts w:hint="eastAsia"/>
        </w:rPr>
        <w:t>考量</w:t>
      </w:r>
      <w:proofErr w:type="gramEnd"/>
      <w:r>
        <w:rPr>
          <w:rFonts w:hint="eastAsia"/>
        </w:rPr>
        <w:t>。</w:t>
      </w:r>
    </w:p>
    <w:p w14:paraId="1DDDD47E" w14:textId="20C0B1E1" w:rsidR="00A7344C" w:rsidRDefault="00A7344C" w:rsidP="00A7344C">
      <w:pPr>
        <w:pStyle w:val="ae"/>
        <w:numPr>
          <w:ilvl w:val="0"/>
          <w:numId w:val="26"/>
        </w:numPr>
        <w:ind w:firstLineChars="0"/>
        <w:rPr>
          <w:rFonts w:hint="eastAsia"/>
        </w:rPr>
      </w:pPr>
      <w:r>
        <w:rPr>
          <w:rFonts w:hint="eastAsia"/>
        </w:rPr>
        <w:t>进一步构建异常检测多分类模型：</w:t>
      </w:r>
      <w:r w:rsidR="00B048BF">
        <w:rPr>
          <w:rFonts w:hint="eastAsia"/>
        </w:rPr>
        <w:t>如果有更多可靠数据，可以考虑构建多分类模型，根据各种指标，输出其属于某类染色体异常的概率，提供更细致的诊断信息。</w:t>
      </w:r>
    </w:p>
    <w:p w14:paraId="4CF8AF58" w14:textId="77777777" w:rsidR="00EC5F28" w:rsidRDefault="00000000">
      <w:pPr>
        <w:pStyle w:val="1"/>
        <w:spacing w:before="156" w:after="156"/>
      </w:pPr>
      <w:r>
        <w:rPr>
          <w:rFonts w:hint="eastAsia"/>
        </w:rPr>
        <w:t>参考文献</w:t>
      </w:r>
    </w:p>
    <w:p w14:paraId="7B6BB0E3" w14:textId="77777777" w:rsidR="00EC5F28" w:rsidRDefault="00000000">
      <w:pPr>
        <w:ind w:firstLine="480"/>
      </w:pPr>
      <w:r>
        <w:rPr>
          <w:rFonts w:hint="eastAsia"/>
        </w:rPr>
        <w:t>姜丰</w:t>
      </w:r>
      <w:r>
        <w:rPr>
          <w:rFonts w:hint="eastAsia"/>
        </w:rPr>
        <w:t>. Pearson</w:t>
      </w:r>
      <w:r>
        <w:rPr>
          <w:rFonts w:hint="eastAsia"/>
        </w:rPr>
        <w:t>相关系数评价混合工质与纳米流体换热特性的应用研究</w:t>
      </w:r>
      <w:r>
        <w:rPr>
          <w:rFonts w:hint="eastAsia"/>
        </w:rPr>
        <w:t xml:space="preserve">[D]. </w:t>
      </w:r>
      <w:r>
        <w:rPr>
          <w:rFonts w:hint="eastAsia"/>
        </w:rPr>
        <w:t>天津</w:t>
      </w:r>
      <w:r>
        <w:rPr>
          <w:rFonts w:hint="eastAsia"/>
        </w:rPr>
        <w:t>:</w:t>
      </w:r>
      <w:r>
        <w:rPr>
          <w:rFonts w:hint="eastAsia"/>
        </w:rPr>
        <w:t>天津大学</w:t>
      </w:r>
      <w:r>
        <w:rPr>
          <w:rFonts w:hint="eastAsia"/>
        </w:rPr>
        <w:t>,2017. DOI:10.7666/</w:t>
      </w:r>
      <w:proofErr w:type="gramStart"/>
      <w:r>
        <w:rPr>
          <w:rFonts w:hint="eastAsia"/>
        </w:rPr>
        <w:t>d.D</w:t>
      </w:r>
      <w:proofErr w:type="gramEnd"/>
      <w:r>
        <w:rPr>
          <w:rFonts w:hint="eastAsia"/>
        </w:rPr>
        <w:t>01649099.</w:t>
      </w:r>
    </w:p>
    <w:p w14:paraId="6D6DE036" w14:textId="77777777" w:rsidR="00EC5F28" w:rsidRDefault="00000000">
      <w:pPr>
        <w:ind w:firstLine="480"/>
      </w:pPr>
      <w:r>
        <w:rPr>
          <w:rFonts w:hint="eastAsia"/>
        </w:rPr>
        <w:t>薛莹</w:t>
      </w:r>
      <w:r>
        <w:rPr>
          <w:rFonts w:hint="eastAsia"/>
        </w:rPr>
        <w:t>,</w:t>
      </w:r>
      <w:r>
        <w:rPr>
          <w:rFonts w:hint="eastAsia"/>
        </w:rPr>
        <w:t>丁洁</w:t>
      </w:r>
      <w:r>
        <w:rPr>
          <w:rFonts w:hint="eastAsia"/>
        </w:rPr>
        <w:t>,</w:t>
      </w:r>
      <w:r>
        <w:rPr>
          <w:rFonts w:hint="eastAsia"/>
        </w:rPr>
        <w:t>贺权泽</w:t>
      </w:r>
      <w:r>
        <w:rPr>
          <w:rFonts w:hint="eastAsia"/>
        </w:rPr>
        <w:t>,</w:t>
      </w:r>
      <w:r>
        <w:rPr>
          <w:rFonts w:hint="eastAsia"/>
        </w:rPr>
        <w:t>等</w:t>
      </w:r>
      <w:r>
        <w:rPr>
          <w:rFonts w:hint="eastAsia"/>
        </w:rPr>
        <w:t xml:space="preserve">. </w:t>
      </w:r>
      <w:r>
        <w:rPr>
          <w:rFonts w:hint="eastAsia"/>
        </w:rPr>
        <w:t>孕妇年龄、孕周及体重指数对孕妇外周血中胎儿游离</w:t>
      </w:r>
      <w:r>
        <w:rPr>
          <w:rFonts w:hint="eastAsia"/>
        </w:rPr>
        <w:t>DNA</w:t>
      </w:r>
      <w:r>
        <w:rPr>
          <w:rFonts w:hint="eastAsia"/>
        </w:rPr>
        <w:t>比例的影响</w:t>
      </w:r>
      <w:r>
        <w:rPr>
          <w:rFonts w:hint="eastAsia"/>
        </w:rPr>
        <w:t xml:space="preserve">[J]. </w:t>
      </w:r>
      <w:r>
        <w:rPr>
          <w:rFonts w:hint="eastAsia"/>
        </w:rPr>
        <w:t>中国产前诊断杂志（电子版）</w:t>
      </w:r>
      <w:r>
        <w:rPr>
          <w:rFonts w:hint="eastAsia"/>
        </w:rPr>
        <w:t xml:space="preserve">,2017,9(3):5-10. </w:t>
      </w:r>
      <w:proofErr w:type="gramStart"/>
      <w:r>
        <w:rPr>
          <w:rFonts w:hint="eastAsia"/>
        </w:rPr>
        <w:t>DOI:10.13470/j.cnki.cjpd</w:t>
      </w:r>
      <w:proofErr w:type="gramEnd"/>
      <w:r>
        <w:rPr>
          <w:rFonts w:hint="eastAsia"/>
        </w:rPr>
        <w:t>.2017.03.002.</w:t>
      </w:r>
    </w:p>
    <w:p w14:paraId="2B3F5940" w14:textId="77777777" w:rsidR="00EC5F28" w:rsidRDefault="00000000">
      <w:pPr>
        <w:ind w:firstLine="480"/>
      </w:pPr>
      <w:proofErr w:type="gramStart"/>
      <w:r>
        <w:rPr>
          <w:rFonts w:hint="eastAsia"/>
        </w:rPr>
        <w:t>张豪</w:t>
      </w:r>
      <w:proofErr w:type="gramEnd"/>
      <w:r>
        <w:rPr>
          <w:rFonts w:hint="eastAsia"/>
        </w:rPr>
        <w:t xml:space="preserve">. </w:t>
      </w:r>
      <w:r>
        <w:rPr>
          <w:rFonts w:hint="eastAsia"/>
        </w:rPr>
        <w:t>基于线性混合效应的结构脑影像分析及分类研究</w:t>
      </w:r>
      <w:r>
        <w:rPr>
          <w:rFonts w:hint="eastAsia"/>
        </w:rPr>
        <w:t xml:space="preserve">[D]. </w:t>
      </w:r>
      <w:r>
        <w:rPr>
          <w:rFonts w:hint="eastAsia"/>
        </w:rPr>
        <w:t>山西</w:t>
      </w:r>
      <w:r>
        <w:rPr>
          <w:rFonts w:hint="eastAsia"/>
        </w:rPr>
        <w:t>:</w:t>
      </w:r>
      <w:r>
        <w:rPr>
          <w:rFonts w:hint="eastAsia"/>
        </w:rPr>
        <w:t>太原理工大学</w:t>
      </w:r>
      <w:r>
        <w:rPr>
          <w:rFonts w:hint="eastAsia"/>
        </w:rPr>
        <w:t>,2019.</w:t>
      </w:r>
    </w:p>
    <w:p w14:paraId="384FB9CD" w14:textId="77777777" w:rsidR="00EC5F28" w:rsidRDefault="00000000">
      <w:pPr>
        <w:ind w:firstLine="480"/>
      </w:pPr>
      <w:proofErr w:type="gramStart"/>
      <w:r>
        <w:rPr>
          <w:rFonts w:hint="eastAsia"/>
        </w:rPr>
        <w:t>甘郑宇</w:t>
      </w:r>
      <w:proofErr w:type="gramEnd"/>
      <w:r>
        <w:rPr>
          <w:rFonts w:hint="eastAsia"/>
        </w:rPr>
        <w:t xml:space="preserve">. </w:t>
      </w:r>
      <w:r>
        <w:rPr>
          <w:rFonts w:hint="eastAsia"/>
        </w:rPr>
        <w:t>基于多模态的癌症生存分析研究</w:t>
      </w:r>
      <w:r>
        <w:rPr>
          <w:rFonts w:hint="eastAsia"/>
        </w:rPr>
        <w:t xml:space="preserve">[D]. </w:t>
      </w:r>
      <w:r>
        <w:rPr>
          <w:rFonts w:hint="eastAsia"/>
        </w:rPr>
        <w:t>黑龙江</w:t>
      </w:r>
      <w:r>
        <w:rPr>
          <w:rFonts w:hint="eastAsia"/>
        </w:rPr>
        <w:t>:</w:t>
      </w:r>
      <w:r>
        <w:rPr>
          <w:rFonts w:hint="eastAsia"/>
        </w:rPr>
        <w:t>哈尔滨工业大学</w:t>
      </w:r>
      <w:r>
        <w:rPr>
          <w:rFonts w:hint="eastAsia"/>
        </w:rPr>
        <w:t>,2024.</w:t>
      </w:r>
    </w:p>
    <w:p w14:paraId="6597C73C" w14:textId="77777777" w:rsidR="00EC5F28" w:rsidRDefault="00000000">
      <w:pPr>
        <w:ind w:firstLine="480"/>
      </w:pPr>
      <w:r>
        <w:rPr>
          <w:rFonts w:hint="eastAsia"/>
        </w:rPr>
        <w:t>王楠</w:t>
      </w:r>
      <w:r>
        <w:rPr>
          <w:rFonts w:hint="eastAsia"/>
        </w:rPr>
        <w:t xml:space="preserve">. </w:t>
      </w:r>
      <w:r>
        <w:rPr>
          <w:rFonts w:hint="eastAsia"/>
        </w:rPr>
        <w:t>基于差分隐私与逻辑回归优化模型的乳腺癌分类预测</w:t>
      </w:r>
      <w:r>
        <w:rPr>
          <w:rFonts w:hint="eastAsia"/>
        </w:rPr>
        <w:t xml:space="preserve">[D]. </w:t>
      </w:r>
      <w:r>
        <w:rPr>
          <w:rFonts w:hint="eastAsia"/>
        </w:rPr>
        <w:t>湖北</w:t>
      </w:r>
      <w:r>
        <w:rPr>
          <w:rFonts w:hint="eastAsia"/>
        </w:rPr>
        <w:t>:</w:t>
      </w:r>
      <w:r>
        <w:rPr>
          <w:rFonts w:hint="eastAsia"/>
        </w:rPr>
        <w:t>湖北工业大学</w:t>
      </w:r>
      <w:r>
        <w:rPr>
          <w:rFonts w:hint="eastAsia"/>
        </w:rPr>
        <w:t>,2024.</w:t>
      </w:r>
    </w:p>
    <w:p w14:paraId="0AC339DE" w14:textId="77777777" w:rsidR="00EC5F28" w:rsidRDefault="00000000">
      <w:pPr>
        <w:ind w:firstLine="480"/>
      </w:pPr>
      <w:r>
        <w:rPr>
          <w:rFonts w:hint="eastAsia"/>
        </w:rPr>
        <w:t>郭亚亚</w:t>
      </w:r>
      <w:r>
        <w:rPr>
          <w:rFonts w:hint="eastAsia"/>
        </w:rPr>
        <w:t xml:space="preserve">. </w:t>
      </w:r>
      <w:r>
        <w:rPr>
          <w:rFonts w:hint="eastAsia"/>
        </w:rPr>
        <w:t>溶血对基于高通量测序技术的无创产前检测质控指标和结果的影响</w:t>
      </w:r>
      <w:r>
        <w:rPr>
          <w:rFonts w:hint="eastAsia"/>
        </w:rPr>
        <w:t xml:space="preserve">[D]. </w:t>
      </w:r>
      <w:r>
        <w:rPr>
          <w:rFonts w:hint="eastAsia"/>
        </w:rPr>
        <w:t>河南</w:t>
      </w:r>
      <w:r>
        <w:rPr>
          <w:rFonts w:hint="eastAsia"/>
        </w:rPr>
        <w:t>:</w:t>
      </w:r>
      <w:r>
        <w:rPr>
          <w:rFonts w:hint="eastAsia"/>
        </w:rPr>
        <w:t>郑州大学</w:t>
      </w:r>
      <w:r>
        <w:rPr>
          <w:rFonts w:hint="eastAsia"/>
        </w:rPr>
        <w:t>,2022.</w:t>
      </w:r>
    </w:p>
    <w:p w14:paraId="7E8FB0CB" w14:textId="77777777" w:rsidR="00EC5F28" w:rsidRDefault="00EC5F28">
      <w:pPr>
        <w:ind w:firstLine="480"/>
      </w:pPr>
    </w:p>
    <w:p w14:paraId="697E4FF5" w14:textId="77777777" w:rsidR="00EC5F28" w:rsidRDefault="00000000">
      <w:pPr>
        <w:widowControl/>
        <w:adjustRightInd/>
        <w:snapToGrid/>
        <w:ind w:firstLineChars="0" w:firstLine="0"/>
        <w:jc w:val="left"/>
      </w:pPr>
      <w:r>
        <w:br w:type="page"/>
      </w:r>
    </w:p>
    <w:p w14:paraId="2DCE5FB8" w14:textId="77777777" w:rsidR="00EC5F28" w:rsidRDefault="00000000">
      <w:pPr>
        <w:pStyle w:val="1"/>
        <w:numPr>
          <w:ilvl w:val="0"/>
          <w:numId w:val="0"/>
        </w:numPr>
        <w:spacing w:before="156" w:after="156"/>
      </w:pPr>
      <w:r>
        <w:rPr>
          <w:rFonts w:hint="eastAsia"/>
        </w:rPr>
        <w:lastRenderedPageBreak/>
        <w:t>附录</w:t>
      </w:r>
      <w:r>
        <w:rPr>
          <w:rFonts w:hint="eastAsia"/>
        </w:rPr>
        <w:t>A</w:t>
      </w:r>
      <w:r>
        <w:t xml:space="preserve"> </w:t>
      </w:r>
      <w:r>
        <w:rPr>
          <w:rFonts w:hint="eastAsia"/>
        </w:rPr>
        <w:t>支撑材料文件列表</w:t>
      </w:r>
    </w:p>
    <w:tbl>
      <w:tblPr>
        <w:tblStyle w:val="ad"/>
        <w:tblW w:w="0" w:type="auto"/>
        <w:tblLook w:val="04A0" w:firstRow="1" w:lastRow="0" w:firstColumn="1" w:lastColumn="0" w:noHBand="0" w:noVBand="1"/>
      </w:tblPr>
      <w:tblGrid>
        <w:gridCol w:w="3023"/>
        <w:gridCol w:w="3023"/>
        <w:gridCol w:w="3024"/>
      </w:tblGrid>
      <w:tr w:rsidR="00EC5F28" w14:paraId="4BBE8F4F" w14:textId="77777777" w:rsidTr="00EC5F28">
        <w:trPr>
          <w:cnfStyle w:val="100000000000" w:firstRow="1" w:lastRow="0" w:firstColumn="0" w:lastColumn="0" w:oddVBand="0" w:evenVBand="0" w:oddHBand="0" w:evenHBand="0" w:firstRowFirstColumn="0" w:firstRowLastColumn="0" w:lastRowFirstColumn="0" w:lastRowLastColumn="0"/>
        </w:trPr>
        <w:tc>
          <w:tcPr>
            <w:tcW w:w="3095" w:type="dxa"/>
            <w:vAlign w:val="center"/>
          </w:tcPr>
          <w:p w14:paraId="613AD708" w14:textId="77777777" w:rsidR="00EC5F28" w:rsidRDefault="00000000">
            <w:pPr>
              <w:ind w:firstLineChars="0" w:firstLine="0"/>
              <w:jc w:val="center"/>
            </w:pPr>
            <w:r>
              <w:rPr>
                <w:rFonts w:hint="eastAsia"/>
              </w:rPr>
              <w:t>文件名</w:t>
            </w:r>
          </w:p>
        </w:tc>
        <w:tc>
          <w:tcPr>
            <w:tcW w:w="3095" w:type="dxa"/>
            <w:vAlign w:val="center"/>
          </w:tcPr>
          <w:p w14:paraId="295828CC" w14:textId="77777777" w:rsidR="00EC5F28" w:rsidRDefault="00000000">
            <w:pPr>
              <w:ind w:firstLineChars="0" w:firstLine="0"/>
              <w:jc w:val="center"/>
            </w:pPr>
            <w:r>
              <w:rPr>
                <w:rFonts w:hint="eastAsia"/>
              </w:rPr>
              <w:t>类型</w:t>
            </w:r>
          </w:p>
        </w:tc>
        <w:tc>
          <w:tcPr>
            <w:tcW w:w="3096" w:type="dxa"/>
            <w:vAlign w:val="center"/>
          </w:tcPr>
          <w:p w14:paraId="3621DA40" w14:textId="77777777" w:rsidR="00EC5F28" w:rsidRDefault="00000000">
            <w:pPr>
              <w:ind w:firstLineChars="0" w:firstLine="0"/>
              <w:jc w:val="center"/>
            </w:pPr>
            <w:r>
              <w:rPr>
                <w:rFonts w:hint="eastAsia"/>
              </w:rPr>
              <w:t>简介</w:t>
            </w:r>
          </w:p>
        </w:tc>
      </w:tr>
      <w:tr w:rsidR="00EC5F28" w14:paraId="6B179C0F" w14:textId="77777777" w:rsidTr="00EC5F28">
        <w:tc>
          <w:tcPr>
            <w:tcW w:w="3095" w:type="dxa"/>
          </w:tcPr>
          <w:p w14:paraId="688C9D2B" w14:textId="77777777" w:rsidR="00EC5F28" w:rsidRDefault="00EC5F28">
            <w:pPr>
              <w:ind w:firstLineChars="0" w:firstLine="0"/>
            </w:pPr>
          </w:p>
        </w:tc>
        <w:tc>
          <w:tcPr>
            <w:tcW w:w="3095" w:type="dxa"/>
          </w:tcPr>
          <w:p w14:paraId="757661CB" w14:textId="77777777" w:rsidR="00EC5F28" w:rsidRDefault="00EC5F28">
            <w:pPr>
              <w:ind w:firstLineChars="0" w:firstLine="0"/>
            </w:pPr>
          </w:p>
        </w:tc>
        <w:tc>
          <w:tcPr>
            <w:tcW w:w="3096" w:type="dxa"/>
          </w:tcPr>
          <w:p w14:paraId="5992AD85" w14:textId="77777777" w:rsidR="00EC5F28" w:rsidRDefault="00EC5F28">
            <w:pPr>
              <w:ind w:firstLineChars="0" w:firstLine="0"/>
            </w:pPr>
          </w:p>
        </w:tc>
      </w:tr>
      <w:tr w:rsidR="00EC5F28" w14:paraId="2349970C" w14:textId="77777777" w:rsidTr="00EC5F28">
        <w:tc>
          <w:tcPr>
            <w:tcW w:w="3095" w:type="dxa"/>
          </w:tcPr>
          <w:p w14:paraId="03CAD600" w14:textId="77777777" w:rsidR="00EC5F28" w:rsidRDefault="00EC5F28">
            <w:pPr>
              <w:ind w:firstLineChars="0" w:firstLine="0"/>
            </w:pPr>
          </w:p>
        </w:tc>
        <w:tc>
          <w:tcPr>
            <w:tcW w:w="3095" w:type="dxa"/>
          </w:tcPr>
          <w:p w14:paraId="17807CDE" w14:textId="77777777" w:rsidR="00EC5F28" w:rsidRDefault="00EC5F28">
            <w:pPr>
              <w:ind w:firstLineChars="0" w:firstLine="0"/>
            </w:pPr>
          </w:p>
        </w:tc>
        <w:tc>
          <w:tcPr>
            <w:tcW w:w="3096" w:type="dxa"/>
          </w:tcPr>
          <w:p w14:paraId="37431356" w14:textId="77777777" w:rsidR="00EC5F28" w:rsidRDefault="00EC5F28">
            <w:pPr>
              <w:ind w:firstLineChars="0" w:firstLine="0"/>
            </w:pPr>
          </w:p>
        </w:tc>
      </w:tr>
      <w:tr w:rsidR="00EC5F28" w14:paraId="144554A4" w14:textId="77777777" w:rsidTr="00EC5F28">
        <w:tc>
          <w:tcPr>
            <w:tcW w:w="3095" w:type="dxa"/>
          </w:tcPr>
          <w:p w14:paraId="593461CD" w14:textId="77777777" w:rsidR="00EC5F28" w:rsidRDefault="00EC5F28">
            <w:pPr>
              <w:ind w:firstLineChars="0" w:firstLine="0"/>
            </w:pPr>
          </w:p>
        </w:tc>
        <w:tc>
          <w:tcPr>
            <w:tcW w:w="3095" w:type="dxa"/>
          </w:tcPr>
          <w:p w14:paraId="4998E963" w14:textId="77777777" w:rsidR="00EC5F28" w:rsidRDefault="00EC5F28">
            <w:pPr>
              <w:ind w:firstLineChars="0" w:firstLine="0"/>
            </w:pPr>
          </w:p>
        </w:tc>
        <w:tc>
          <w:tcPr>
            <w:tcW w:w="3096" w:type="dxa"/>
          </w:tcPr>
          <w:p w14:paraId="0A3E54BC" w14:textId="77777777" w:rsidR="00EC5F28" w:rsidRDefault="00EC5F28">
            <w:pPr>
              <w:ind w:firstLineChars="0" w:firstLine="0"/>
            </w:pPr>
          </w:p>
        </w:tc>
      </w:tr>
      <w:tr w:rsidR="00EC5F28" w14:paraId="48F57CCF" w14:textId="77777777" w:rsidTr="00EC5F28">
        <w:tc>
          <w:tcPr>
            <w:tcW w:w="3095" w:type="dxa"/>
          </w:tcPr>
          <w:p w14:paraId="42CCCEBA" w14:textId="77777777" w:rsidR="00EC5F28" w:rsidRDefault="00EC5F28">
            <w:pPr>
              <w:ind w:firstLineChars="0" w:firstLine="0"/>
            </w:pPr>
          </w:p>
        </w:tc>
        <w:tc>
          <w:tcPr>
            <w:tcW w:w="3095" w:type="dxa"/>
          </w:tcPr>
          <w:p w14:paraId="4623836C" w14:textId="77777777" w:rsidR="00EC5F28" w:rsidRDefault="00EC5F28">
            <w:pPr>
              <w:ind w:firstLineChars="0" w:firstLine="0"/>
            </w:pPr>
          </w:p>
        </w:tc>
        <w:tc>
          <w:tcPr>
            <w:tcW w:w="3096" w:type="dxa"/>
          </w:tcPr>
          <w:p w14:paraId="5B759582" w14:textId="77777777" w:rsidR="00EC5F28" w:rsidRDefault="00EC5F28">
            <w:pPr>
              <w:ind w:firstLineChars="0" w:firstLine="0"/>
            </w:pPr>
          </w:p>
        </w:tc>
      </w:tr>
      <w:tr w:rsidR="00EC5F28" w14:paraId="2A6640CA" w14:textId="77777777" w:rsidTr="00EC5F28">
        <w:tc>
          <w:tcPr>
            <w:tcW w:w="3095" w:type="dxa"/>
          </w:tcPr>
          <w:p w14:paraId="0CC1F036" w14:textId="77777777" w:rsidR="00EC5F28" w:rsidRDefault="00EC5F28">
            <w:pPr>
              <w:ind w:firstLineChars="0" w:firstLine="0"/>
            </w:pPr>
          </w:p>
        </w:tc>
        <w:tc>
          <w:tcPr>
            <w:tcW w:w="3095" w:type="dxa"/>
          </w:tcPr>
          <w:p w14:paraId="07290763" w14:textId="77777777" w:rsidR="00EC5F28" w:rsidRDefault="00EC5F28">
            <w:pPr>
              <w:ind w:firstLineChars="0" w:firstLine="0"/>
            </w:pPr>
          </w:p>
        </w:tc>
        <w:tc>
          <w:tcPr>
            <w:tcW w:w="3096" w:type="dxa"/>
          </w:tcPr>
          <w:p w14:paraId="4C0D042E" w14:textId="77777777" w:rsidR="00EC5F28" w:rsidRDefault="00EC5F28">
            <w:pPr>
              <w:ind w:firstLineChars="0" w:firstLine="0"/>
            </w:pPr>
          </w:p>
        </w:tc>
      </w:tr>
      <w:tr w:rsidR="00EC5F28" w14:paraId="179A26EC" w14:textId="77777777" w:rsidTr="00EC5F28">
        <w:tc>
          <w:tcPr>
            <w:tcW w:w="3095" w:type="dxa"/>
          </w:tcPr>
          <w:p w14:paraId="2FD04453" w14:textId="77777777" w:rsidR="00EC5F28" w:rsidRDefault="00EC5F28">
            <w:pPr>
              <w:ind w:firstLineChars="0" w:firstLine="0"/>
            </w:pPr>
          </w:p>
        </w:tc>
        <w:tc>
          <w:tcPr>
            <w:tcW w:w="3095" w:type="dxa"/>
          </w:tcPr>
          <w:p w14:paraId="63D9EDCE" w14:textId="77777777" w:rsidR="00EC5F28" w:rsidRDefault="00EC5F28">
            <w:pPr>
              <w:ind w:firstLineChars="0" w:firstLine="0"/>
            </w:pPr>
          </w:p>
        </w:tc>
        <w:tc>
          <w:tcPr>
            <w:tcW w:w="3096" w:type="dxa"/>
          </w:tcPr>
          <w:p w14:paraId="3A84E6E1" w14:textId="77777777" w:rsidR="00EC5F28" w:rsidRDefault="00EC5F28">
            <w:pPr>
              <w:ind w:firstLineChars="0" w:firstLine="0"/>
            </w:pPr>
          </w:p>
        </w:tc>
      </w:tr>
      <w:tr w:rsidR="00EC5F28" w14:paraId="0DEF14B1" w14:textId="77777777" w:rsidTr="00EC5F28">
        <w:tc>
          <w:tcPr>
            <w:tcW w:w="3095" w:type="dxa"/>
          </w:tcPr>
          <w:p w14:paraId="0FD3F5C4" w14:textId="77777777" w:rsidR="00EC5F28" w:rsidRDefault="00EC5F28">
            <w:pPr>
              <w:ind w:firstLineChars="0" w:firstLine="0"/>
            </w:pPr>
          </w:p>
        </w:tc>
        <w:tc>
          <w:tcPr>
            <w:tcW w:w="3095" w:type="dxa"/>
          </w:tcPr>
          <w:p w14:paraId="5188255C" w14:textId="77777777" w:rsidR="00EC5F28" w:rsidRDefault="00EC5F28">
            <w:pPr>
              <w:ind w:firstLineChars="0" w:firstLine="0"/>
            </w:pPr>
          </w:p>
        </w:tc>
        <w:tc>
          <w:tcPr>
            <w:tcW w:w="3096" w:type="dxa"/>
          </w:tcPr>
          <w:p w14:paraId="6F0E2D5C" w14:textId="77777777" w:rsidR="00EC5F28" w:rsidRDefault="00EC5F28">
            <w:pPr>
              <w:ind w:firstLineChars="0" w:firstLine="0"/>
            </w:pPr>
          </w:p>
        </w:tc>
      </w:tr>
    </w:tbl>
    <w:p w14:paraId="27F97DEE" w14:textId="77777777" w:rsidR="00EC5F28" w:rsidRDefault="00EC5F28">
      <w:pPr>
        <w:ind w:firstLine="480"/>
      </w:pPr>
    </w:p>
    <w:p w14:paraId="2960CCB5" w14:textId="77777777" w:rsidR="00EC5F28" w:rsidRDefault="00000000">
      <w:pPr>
        <w:pStyle w:val="1"/>
        <w:numPr>
          <w:ilvl w:val="0"/>
          <w:numId w:val="0"/>
        </w:numPr>
        <w:spacing w:before="156" w:after="156"/>
      </w:pPr>
      <w:r>
        <w:rPr>
          <w:rFonts w:hint="eastAsia"/>
        </w:rPr>
        <w:t>附录</w:t>
      </w:r>
      <w:r>
        <w:rPr>
          <w:rFonts w:hint="eastAsia"/>
        </w:rPr>
        <w:t>B</w:t>
      </w:r>
      <w:r>
        <w:t xml:space="preserve"> </w:t>
      </w:r>
      <w:r>
        <w:rPr>
          <w:rFonts w:hint="eastAsia"/>
        </w:rPr>
        <w:t>程序代码</w:t>
      </w:r>
    </w:p>
    <w:p w14:paraId="019A0CE8" w14:textId="77777777" w:rsidR="00EC5F28" w:rsidRDefault="00EC5F28">
      <w:pPr>
        <w:ind w:firstLineChars="0" w:firstLine="0"/>
        <w:jc w:val="left"/>
      </w:pPr>
    </w:p>
    <w:sectPr w:rsidR="00EC5F28">
      <w:headerReference w:type="even" r:id="rId245"/>
      <w:headerReference w:type="default" r:id="rId246"/>
      <w:footerReference w:type="even" r:id="rId247"/>
      <w:footerReference w:type="default" r:id="rId248"/>
      <w:headerReference w:type="first" r:id="rId249"/>
      <w:footerReference w:type="first" r:id="rId250"/>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D5571" w14:textId="77777777" w:rsidR="0043329D" w:rsidRDefault="0043329D">
      <w:pPr>
        <w:ind w:firstLine="480"/>
      </w:pPr>
      <w:r>
        <w:separator/>
      </w:r>
    </w:p>
  </w:endnote>
  <w:endnote w:type="continuationSeparator" w:id="0">
    <w:p w14:paraId="1C43EC8E" w14:textId="77777777" w:rsidR="0043329D" w:rsidRDefault="0043329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64CBC" w14:textId="77777777" w:rsidR="00EC5F28" w:rsidRDefault="00EC5F28">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8256482"/>
    </w:sdtPr>
    <w:sdtContent>
      <w:p w14:paraId="43F663B8" w14:textId="77777777" w:rsidR="00EC5F28" w:rsidRDefault="00000000">
        <w:pPr>
          <w:pStyle w:val="a3"/>
          <w:ind w:firstLine="360"/>
          <w:jc w:val="center"/>
        </w:pPr>
        <w:r>
          <w:fldChar w:fldCharType="begin"/>
        </w:r>
        <w:r>
          <w:instrText>PAGE   \* MERGEFORMAT</w:instrText>
        </w:r>
        <w:r>
          <w:fldChar w:fldCharType="separate"/>
        </w:r>
        <w:r>
          <w:rPr>
            <w:lang w:val="zh-CN"/>
          </w:rPr>
          <w:t>2</w:t>
        </w:r>
        <w:r>
          <w:fldChar w:fldCharType="end"/>
        </w:r>
      </w:p>
    </w:sdtContent>
  </w:sdt>
  <w:p w14:paraId="5E5C5EA9" w14:textId="77777777" w:rsidR="00EC5F28" w:rsidRDefault="00EC5F28">
    <w:pPr>
      <w:pStyle w:val="a3"/>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4BBD8" w14:textId="77777777" w:rsidR="00EC5F28" w:rsidRDefault="00EC5F28">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3418F" w14:textId="77777777" w:rsidR="0043329D" w:rsidRDefault="0043329D">
      <w:pPr>
        <w:ind w:firstLine="480"/>
      </w:pPr>
      <w:r>
        <w:separator/>
      </w:r>
    </w:p>
  </w:footnote>
  <w:footnote w:type="continuationSeparator" w:id="0">
    <w:p w14:paraId="1C8A2107" w14:textId="77777777" w:rsidR="0043329D" w:rsidRDefault="0043329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8AA89" w14:textId="77777777" w:rsidR="00EC5F28" w:rsidRDefault="00EC5F28" w:rsidP="00882326">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75EAB" w14:textId="77777777" w:rsidR="00EC5F28" w:rsidRDefault="00EC5F28" w:rsidP="00882326">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A4D9B" w14:textId="77777777" w:rsidR="00EC5F28" w:rsidRDefault="00EC5F28">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0D5"/>
    <w:multiLevelType w:val="multilevel"/>
    <w:tmpl w:val="047400D5"/>
    <w:lvl w:ilvl="0">
      <w:start w:val="1"/>
      <w:numFmt w:val="bullet"/>
      <w:lvlText w:val=""/>
      <w:lvlJc w:val="left"/>
      <w:pPr>
        <w:ind w:left="840" w:hanging="360"/>
      </w:pPr>
      <w:rPr>
        <w:rFonts w:ascii="Wingdings" w:hAnsi="Wingding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13640FF4"/>
    <w:multiLevelType w:val="hybridMultilevel"/>
    <w:tmpl w:val="780ABCBC"/>
    <w:lvl w:ilvl="0" w:tplc="B88E94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E2B16E8"/>
    <w:multiLevelType w:val="multilevel"/>
    <w:tmpl w:val="1E2B16E8"/>
    <w:lvl w:ilvl="0">
      <w:start w:val="1"/>
      <w:numFmt w:val="bullet"/>
      <w:lvlText w:val=""/>
      <w:lvlJc w:val="left"/>
      <w:pPr>
        <w:ind w:left="840" w:hanging="360"/>
      </w:pPr>
      <w:rPr>
        <w:rFonts w:ascii="Wingdings" w:hAnsi="Wingding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 w15:restartNumberingAfterBreak="0">
    <w:nsid w:val="25EE455B"/>
    <w:multiLevelType w:val="multilevel"/>
    <w:tmpl w:val="25EE455B"/>
    <w:lvl w:ilvl="0">
      <w:start w:val="6"/>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8784636"/>
    <w:multiLevelType w:val="multilevel"/>
    <w:tmpl w:val="4FEC8CB0"/>
    <w:lvl w:ilvl="0">
      <w:start w:val="1"/>
      <w:numFmt w:val="chineseCountingThousand"/>
      <w:pStyle w:val="1"/>
      <w:suff w:val="nothing"/>
      <w:lvlText w:val="%1、"/>
      <w:lvlJc w:val="left"/>
      <w:pPr>
        <w:ind w:left="0" w:firstLine="0"/>
      </w:pPr>
      <w:rPr>
        <w:rFonts w:hint="eastAsia"/>
      </w:rPr>
    </w:lvl>
    <w:lvl w:ilvl="1">
      <w:start w:val="2"/>
      <w:numFmt w:val="decimal"/>
      <w:pStyle w:val="2"/>
      <w:isLgl/>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2C462C33"/>
    <w:multiLevelType w:val="multilevel"/>
    <w:tmpl w:val="2C462C33"/>
    <w:lvl w:ilvl="0">
      <w:start w:val="1"/>
      <w:numFmt w:val="bullet"/>
      <w:lvlText w:val=""/>
      <w:lvlJc w:val="left"/>
      <w:pPr>
        <w:ind w:left="840" w:hanging="360"/>
      </w:pPr>
      <w:rPr>
        <w:rFonts w:ascii="Wingdings" w:hAnsi="Wingding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 w15:restartNumberingAfterBreak="0">
    <w:nsid w:val="3A213AF7"/>
    <w:multiLevelType w:val="hybridMultilevel"/>
    <w:tmpl w:val="452AB73A"/>
    <w:lvl w:ilvl="0" w:tplc="1EC01B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3B828B6"/>
    <w:multiLevelType w:val="hybridMultilevel"/>
    <w:tmpl w:val="27A6617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E4B3FF4"/>
    <w:multiLevelType w:val="multilevel"/>
    <w:tmpl w:val="5E4B3FF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9" w15:restartNumberingAfterBreak="0">
    <w:nsid w:val="5FCC5830"/>
    <w:multiLevelType w:val="multilevel"/>
    <w:tmpl w:val="5FCC5830"/>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0" w15:restartNumberingAfterBreak="0">
    <w:nsid w:val="68890CBF"/>
    <w:multiLevelType w:val="multilevel"/>
    <w:tmpl w:val="68890CB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1" w15:restartNumberingAfterBreak="0">
    <w:nsid w:val="6A836F96"/>
    <w:multiLevelType w:val="multilevel"/>
    <w:tmpl w:val="6A836F96"/>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6ED829AF"/>
    <w:multiLevelType w:val="hybridMultilevel"/>
    <w:tmpl w:val="019644E0"/>
    <w:lvl w:ilvl="0" w:tplc="8F1486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17407232">
    <w:abstractNumId w:val="4"/>
  </w:num>
  <w:num w:numId="2" w16cid:durableId="20009507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6710698">
    <w:abstractNumId w:val="4"/>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2303741">
    <w:abstractNumId w:val="3"/>
  </w:num>
  <w:num w:numId="5" w16cid:durableId="2108690777">
    <w:abstractNumId w:val="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82742795">
    <w:abstractNumId w:val="9"/>
  </w:num>
  <w:num w:numId="7" w16cid:durableId="1169129292">
    <w:abstractNumId w:val="5"/>
  </w:num>
  <w:num w:numId="8" w16cid:durableId="1063915881">
    <w:abstractNumId w:val="0"/>
  </w:num>
  <w:num w:numId="9" w16cid:durableId="273369233">
    <w:abstractNumId w:val="2"/>
  </w:num>
  <w:num w:numId="10" w16cid:durableId="1461026127">
    <w:abstractNumId w:val="10"/>
  </w:num>
  <w:num w:numId="11" w16cid:durableId="244874966">
    <w:abstractNumId w:val="11"/>
  </w:num>
  <w:num w:numId="12" w16cid:durableId="1220901489">
    <w:abstractNumId w:val="4"/>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1745642">
    <w:abstractNumId w:val="8"/>
  </w:num>
  <w:num w:numId="14" w16cid:durableId="90704939">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78895103">
    <w:abstractNumId w:val="4"/>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39614490">
    <w:abstractNumId w:val="7"/>
  </w:num>
  <w:num w:numId="17" w16cid:durableId="794644957">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49923591">
    <w:abstractNumId w:val="4"/>
  </w:num>
  <w:num w:numId="19" w16cid:durableId="995496693">
    <w:abstractNumId w:val="4"/>
  </w:num>
  <w:num w:numId="20" w16cid:durableId="415438991">
    <w:abstractNumId w:val="4"/>
  </w:num>
  <w:num w:numId="21" w16cid:durableId="1660186068">
    <w:abstractNumId w:val="4"/>
  </w:num>
  <w:num w:numId="22" w16cid:durableId="587273968">
    <w:abstractNumId w:val="4"/>
  </w:num>
  <w:num w:numId="23" w16cid:durableId="572396813">
    <w:abstractNumId w:val="4"/>
  </w:num>
  <w:num w:numId="24" w16cid:durableId="1006320745">
    <w:abstractNumId w:val="12"/>
  </w:num>
  <w:num w:numId="25" w16cid:durableId="651758621">
    <w:abstractNumId w:val="1"/>
  </w:num>
  <w:num w:numId="26" w16cid:durableId="112646498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雪鹏 顾">
    <w15:presenceInfo w15:providerId="Windows Live" w15:userId="746bfdac3f89ba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0DB"/>
    <w:rsid w:val="86F51823"/>
    <w:rsid w:val="8BBF7F49"/>
    <w:rsid w:val="9377D14A"/>
    <w:rsid w:val="942758ED"/>
    <w:rsid w:val="96CFAFAE"/>
    <w:rsid w:val="96F5D525"/>
    <w:rsid w:val="99E7B94B"/>
    <w:rsid w:val="9C1C31AB"/>
    <w:rsid w:val="9C575A35"/>
    <w:rsid w:val="9CCE2B18"/>
    <w:rsid w:val="9EFC351B"/>
    <w:rsid w:val="9F3DC341"/>
    <w:rsid w:val="9F6E8C7D"/>
    <w:rsid w:val="9F7F34A9"/>
    <w:rsid w:val="9FFC8A56"/>
    <w:rsid w:val="A73FF302"/>
    <w:rsid w:val="AAE558DB"/>
    <w:rsid w:val="ABF5A882"/>
    <w:rsid w:val="AECFB61F"/>
    <w:rsid w:val="AEFF2A33"/>
    <w:rsid w:val="AEFFE18E"/>
    <w:rsid w:val="AF8E9D14"/>
    <w:rsid w:val="B183E2A2"/>
    <w:rsid w:val="B3E5CB0B"/>
    <w:rsid w:val="B4FBF7B8"/>
    <w:rsid w:val="B7B52D1E"/>
    <w:rsid w:val="B7F4DA1C"/>
    <w:rsid w:val="B9BF41A0"/>
    <w:rsid w:val="BAD7DD19"/>
    <w:rsid w:val="BB7F2A0F"/>
    <w:rsid w:val="BBDE7049"/>
    <w:rsid w:val="BBEF018F"/>
    <w:rsid w:val="BCBBB240"/>
    <w:rsid w:val="BCFD88AB"/>
    <w:rsid w:val="BCFF889A"/>
    <w:rsid w:val="BDF72CD6"/>
    <w:rsid w:val="BDFB77E4"/>
    <w:rsid w:val="BE1BEB00"/>
    <w:rsid w:val="BE5FC8D2"/>
    <w:rsid w:val="BE73A5F1"/>
    <w:rsid w:val="BEB7EFEB"/>
    <w:rsid w:val="BEF31A6F"/>
    <w:rsid w:val="BEF47253"/>
    <w:rsid w:val="BF2308C6"/>
    <w:rsid w:val="BF57F10D"/>
    <w:rsid w:val="BF707857"/>
    <w:rsid w:val="BF93A0C2"/>
    <w:rsid w:val="BF95CF64"/>
    <w:rsid w:val="BFB066BE"/>
    <w:rsid w:val="BFCE5D39"/>
    <w:rsid w:val="BFDD6FC6"/>
    <w:rsid w:val="BFF77427"/>
    <w:rsid w:val="C73A5030"/>
    <w:rsid w:val="C7BF1E45"/>
    <w:rsid w:val="CA05AD3D"/>
    <w:rsid w:val="CA7D33E5"/>
    <w:rsid w:val="CBEECE56"/>
    <w:rsid w:val="CDFB7ECE"/>
    <w:rsid w:val="CE7B17B6"/>
    <w:rsid w:val="CEBCF1F6"/>
    <w:rsid w:val="CF3E2A5D"/>
    <w:rsid w:val="CF9FB37D"/>
    <w:rsid w:val="CFAF3B3E"/>
    <w:rsid w:val="CFC3EAEC"/>
    <w:rsid w:val="CFEDCC93"/>
    <w:rsid w:val="D5FE4887"/>
    <w:rsid w:val="D6FF23E2"/>
    <w:rsid w:val="D71F9FE6"/>
    <w:rsid w:val="D7FF02BF"/>
    <w:rsid w:val="D9EF1BF6"/>
    <w:rsid w:val="D9FFD536"/>
    <w:rsid w:val="DABBBBD6"/>
    <w:rsid w:val="DB2CF001"/>
    <w:rsid w:val="DBADBC8B"/>
    <w:rsid w:val="DBD7D858"/>
    <w:rsid w:val="DBF1300F"/>
    <w:rsid w:val="DBFD3CFA"/>
    <w:rsid w:val="DBFED1E6"/>
    <w:rsid w:val="DCFD9327"/>
    <w:rsid w:val="DD51B915"/>
    <w:rsid w:val="DD6AC491"/>
    <w:rsid w:val="DD6F9C64"/>
    <w:rsid w:val="DD7D9307"/>
    <w:rsid w:val="DDCF5208"/>
    <w:rsid w:val="DDDE7B81"/>
    <w:rsid w:val="DDDFEDC4"/>
    <w:rsid w:val="DEBF061E"/>
    <w:rsid w:val="DEE188F0"/>
    <w:rsid w:val="DEF8BF4C"/>
    <w:rsid w:val="DF1F1004"/>
    <w:rsid w:val="DF77F0F7"/>
    <w:rsid w:val="DF7F3068"/>
    <w:rsid w:val="DF97DF1D"/>
    <w:rsid w:val="DF9DB14C"/>
    <w:rsid w:val="DF9F5334"/>
    <w:rsid w:val="DFBE993F"/>
    <w:rsid w:val="DFBF33AC"/>
    <w:rsid w:val="DFFA396B"/>
    <w:rsid w:val="DFFDFE0D"/>
    <w:rsid w:val="E2FE848A"/>
    <w:rsid w:val="E3DFE4C2"/>
    <w:rsid w:val="E3FDEA88"/>
    <w:rsid w:val="E4FECD18"/>
    <w:rsid w:val="E55FA3A0"/>
    <w:rsid w:val="EAEB6B68"/>
    <w:rsid w:val="EBAE7F9F"/>
    <w:rsid w:val="EBF4FF82"/>
    <w:rsid w:val="EBF7E3F5"/>
    <w:rsid w:val="EBFD747C"/>
    <w:rsid w:val="EC790B02"/>
    <w:rsid w:val="ECFF3204"/>
    <w:rsid w:val="ED5FA6BF"/>
    <w:rsid w:val="EDBBD883"/>
    <w:rsid w:val="EDF7039F"/>
    <w:rsid w:val="EDFE48F0"/>
    <w:rsid w:val="EDFF81F1"/>
    <w:rsid w:val="EE4F5346"/>
    <w:rsid w:val="EE7F4F3E"/>
    <w:rsid w:val="EEA83F10"/>
    <w:rsid w:val="EEAF5D07"/>
    <w:rsid w:val="EEFC8A9A"/>
    <w:rsid w:val="EF3FE831"/>
    <w:rsid w:val="EF7F9022"/>
    <w:rsid w:val="EFE88DEF"/>
    <w:rsid w:val="EFEFF3AE"/>
    <w:rsid w:val="EFFF20FE"/>
    <w:rsid w:val="EFFFA0EE"/>
    <w:rsid w:val="F1737FD3"/>
    <w:rsid w:val="F2A93A05"/>
    <w:rsid w:val="F2BB32E5"/>
    <w:rsid w:val="F2F7D0AE"/>
    <w:rsid w:val="F37A8C8C"/>
    <w:rsid w:val="F37EBB28"/>
    <w:rsid w:val="F3BBB363"/>
    <w:rsid w:val="F3F55DC1"/>
    <w:rsid w:val="F40D8627"/>
    <w:rsid w:val="F573E0A6"/>
    <w:rsid w:val="F5BF10E5"/>
    <w:rsid w:val="F5D50CEC"/>
    <w:rsid w:val="F5FB7393"/>
    <w:rsid w:val="F5FCF085"/>
    <w:rsid w:val="F5FF7883"/>
    <w:rsid w:val="F6376F30"/>
    <w:rsid w:val="F6597F30"/>
    <w:rsid w:val="F669FBAE"/>
    <w:rsid w:val="F6AEE789"/>
    <w:rsid w:val="F6BF4B24"/>
    <w:rsid w:val="F6E4998A"/>
    <w:rsid w:val="F6E97539"/>
    <w:rsid w:val="F71E118E"/>
    <w:rsid w:val="F7B786EA"/>
    <w:rsid w:val="F7D77587"/>
    <w:rsid w:val="F7DB94C0"/>
    <w:rsid w:val="F7E301EC"/>
    <w:rsid w:val="F7F75FF4"/>
    <w:rsid w:val="F97F1896"/>
    <w:rsid w:val="F9F08698"/>
    <w:rsid w:val="FA8F6C10"/>
    <w:rsid w:val="FABF187A"/>
    <w:rsid w:val="FADF6CEF"/>
    <w:rsid w:val="FAF70A83"/>
    <w:rsid w:val="FB4D5FC2"/>
    <w:rsid w:val="FB7F1F99"/>
    <w:rsid w:val="FBD8BE37"/>
    <w:rsid w:val="FBEAD220"/>
    <w:rsid w:val="FBEE1989"/>
    <w:rsid w:val="FBEEA3DD"/>
    <w:rsid w:val="FBF2FCC4"/>
    <w:rsid w:val="FBF71B76"/>
    <w:rsid w:val="FBF79473"/>
    <w:rsid w:val="FBFB9537"/>
    <w:rsid w:val="FBFE3E5A"/>
    <w:rsid w:val="FCBF79FD"/>
    <w:rsid w:val="FCFEC705"/>
    <w:rsid w:val="FCFFC4F9"/>
    <w:rsid w:val="FD3F5F5F"/>
    <w:rsid w:val="FDA7F728"/>
    <w:rsid w:val="FDBF7403"/>
    <w:rsid w:val="FDCFE25B"/>
    <w:rsid w:val="FDEF3E1D"/>
    <w:rsid w:val="FDF76B00"/>
    <w:rsid w:val="FDF791C0"/>
    <w:rsid w:val="FDFAE323"/>
    <w:rsid w:val="FDFB32D4"/>
    <w:rsid w:val="FDFF4CE2"/>
    <w:rsid w:val="FE4F0E6C"/>
    <w:rsid w:val="FE5FDF09"/>
    <w:rsid w:val="FE8F4178"/>
    <w:rsid w:val="FE9C543D"/>
    <w:rsid w:val="FEC9D4DE"/>
    <w:rsid w:val="FEEE6FCD"/>
    <w:rsid w:val="FF1BC7B8"/>
    <w:rsid w:val="FF4EDD2E"/>
    <w:rsid w:val="FF5FB753"/>
    <w:rsid w:val="FF65F577"/>
    <w:rsid w:val="FF6FB597"/>
    <w:rsid w:val="FF6FCED9"/>
    <w:rsid w:val="FF7D6F67"/>
    <w:rsid w:val="FF7FF0BE"/>
    <w:rsid w:val="FFA78A43"/>
    <w:rsid w:val="FFAA7667"/>
    <w:rsid w:val="FFB2A4CE"/>
    <w:rsid w:val="FFB66EAB"/>
    <w:rsid w:val="FFBDD869"/>
    <w:rsid w:val="FFBFEE3E"/>
    <w:rsid w:val="FFC75657"/>
    <w:rsid w:val="FFCFE815"/>
    <w:rsid w:val="FFDE9579"/>
    <w:rsid w:val="FFEB7408"/>
    <w:rsid w:val="FFF3036A"/>
    <w:rsid w:val="FFF7BB0E"/>
    <w:rsid w:val="FFF8C76A"/>
    <w:rsid w:val="FFF8DC4A"/>
    <w:rsid w:val="FFFB2990"/>
    <w:rsid w:val="FFFBA3C0"/>
    <w:rsid w:val="FFFD2084"/>
    <w:rsid w:val="FFFD43FF"/>
    <w:rsid w:val="FFFDE480"/>
    <w:rsid w:val="FFFE9FE5"/>
    <w:rsid w:val="FFFEE6DA"/>
    <w:rsid w:val="FFFEE9FC"/>
    <w:rsid w:val="FFFF0AB4"/>
    <w:rsid w:val="FFFF29A9"/>
    <w:rsid w:val="FFFFDEF4"/>
    <w:rsid w:val="000169CF"/>
    <w:rsid w:val="00017274"/>
    <w:rsid w:val="00020BC4"/>
    <w:rsid w:val="0003344B"/>
    <w:rsid w:val="00041D61"/>
    <w:rsid w:val="00043254"/>
    <w:rsid w:val="00072D72"/>
    <w:rsid w:val="000940AC"/>
    <w:rsid w:val="000C0943"/>
    <w:rsid w:val="000C21AC"/>
    <w:rsid w:val="000E375E"/>
    <w:rsid w:val="000E773B"/>
    <w:rsid w:val="000F6013"/>
    <w:rsid w:val="000F75D3"/>
    <w:rsid w:val="00115D07"/>
    <w:rsid w:val="00117F12"/>
    <w:rsid w:val="00123EE3"/>
    <w:rsid w:val="00127D5C"/>
    <w:rsid w:val="00130BDB"/>
    <w:rsid w:val="00137AE6"/>
    <w:rsid w:val="0016049E"/>
    <w:rsid w:val="00164278"/>
    <w:rsid w:val="00171A7D"/>
    <w:rsid w:val="00191A3C"/>
    <w:rsid w:val="00195C54"/>
    <w:rsid w:val="001A47D7"/>
    <w:rsid w:val="001D494B"/>
    <w:rsid w:val="001E0D9F"/>
    <w:rsid w:val="001E649D"/>
    <w:rsid w:val="001F79CE"/>
    <w:rsid w:val="00200F48"/>
    <w:rsid w:val="00211AA4"/>
    <w:rsid w:val="00214211"/>
    <w:rsid w:val="002249F2"/>
    <w:rsid w:val="00232C28"/>
    <w:rsid w:val="00240A31"/>
    <w:rsid w:val="00247E28"/>
    <w:rsid w:val="00257C2B"/>
    <w:rsid w:val="00266C73"/>
    <w:rsid w:val="002675CC"/>
    <w:rsid w:val="00267E7C"/>
    <w:rsid w:val="0027312A"/>
    <w:rsid w:val="0027584B"/>
    <w:rsid w:val="002840FB"/>
    <w:rsid w:val="00296F85"/>
    <w:rsid w:val="002A1937"/>
    <w:rsid w:val="002A3310"/>
    <w:rsid w:val="002B6DD3"/>
    <w:rsid w:val="002B73D4"/>
    <w:rsid w:val="002D12D2"/>
    <w:rsid w:val="002E051A"/>
    <w:rsid w:val="002E1520"/>
    <w:rsid w:val="002F06FB"/>
    <w:rsid w:val="002F1F62"/>
    <w:rsid w:val="003043C6"/>
    <w:rsid w:val="003069FE"/>
    <w:rsid w:val="00317B88"/>
    <w:rsid w:val="003234B0"/>
    <w:rsid w:val="00327F71"/>
    <w:rsid w:val="003379A9"/>
    <w:rsid w:val="00342084"/>
    <w:rsid w:val="003468C3"/>
    <w:rsid w:val="0035714C"/>
    <w:rsid w:val="00364E74"/>
    <w:rsid w:val="00366414"/>
    <w:rsid w:val="00382A45"/>
    <w:rsid w:val="003C3D98"/>
    <w:rsid w:val="003C54C4"/>
    <w:rsid w:val="003C6E28"/>
    <w:rsid w:val="003D04CC"/>
    <w:rsid w:val="003D6E31"/>
    <w:rsid w:val="00404650"/>
    <w:rsid w:val="00426C37"/>
    <w:rsid w:val="0043329D"/>
    <w:rsid w:val="00442F5A"/>
    <w:rsid w:val="00443059"/>
    <w:rsid w:val="00451189"/>
    <w:rsid w:val="004544E6"/>
    <w:rsid w:val="00455A4C"/>
    <w:rsid w:val="00464446"/>
    <w:rsid w:val="004700F7"/>
    <w:rsid w:val="00473DB2"/>
    <w:rsid w:val="004B01E7"/>
    <w:rsid w:val="004B3482"/>
    <w:rsid w:val="004B6A1E"/>
    <w:rsid w:val="004C1A0C"/>
    <w:rsid w:val="004C26C8"/>
    <w:rsid w:val="004C6B8F"/>
    <w:rsid w:val="004E2A77"/>
    <w:rsid w:val="004E40F4"/>
    <w:rsid w:val="004F3AD5"/>
    <w:rsid w:val="00501110"/>
    <w:rsid w:val="00503213"/>
    <w:rsid w:val="00503560"/>
    <w:rsid w:val="00520017"/>
    <w:rsid w:val="00522DFB"/>
    <w:rsid w:val="00522FA9"/>
    <w:rsid w:val="0052498F"/>
    <w:rsid w:val="0052792C"/>
    <w:rsid w:val="005303EE"/>
    <w:rsid w:val="00535ABF"/>
    <w:rsid w:val="00537521"/>
    <w:rsid w:val="005544CB"/>
    <w:rsid w:val="005550DB"/>
    <w:rsid w:val="005572E7"/>
    <w:rsid w:val="00557FB9"/>
    <w:rsid w:val="00562D40"/>
    <w:rsid w:val="0056363C"/>
    <w:rsid w:val="005642F9"/>
    <w:rsid w:val="00571614"/>
    <w:rsid w:val="00572146"/>
    <w:rsid w:val="0057723B"/>
    <w:rsid w:val="00590BB0"/>
    <w:rsid w:val="005A2256"/>
    <w:rsid w:val="005A47DF"/>
    <w:rsid w:val="005B3FA4"/>
    <w:rsid w:val="005C238F"/>
    <w:rsid w:val="005C5F14"/>
    <w:rsid w:val="005D46E5"/>
    <w:rsid w:val="005D6DA1"/>
    <w:rsid w:val="005F3A8B"/>
    <w:rsid w:val="006010C7"/>
    <w:rsid w:val="006115DC"/>
    <w:rsid w:val="006165B5"/>
    <w:rsid w:val="006244A1"/>
    <w:rsid w:val="006351BE"/>
    <w:rsid w:val="006469FF"/>
    <w:rsid w:val="006826EC"/>
    <w:rsid w:val="00687FAA"/>
    <w:rsid w:val="006A67BD"/>
    <w:rsid w:val="006B2C2F"/>
    <w:rsid w:val="006C4F2F"/>
    <w:rsid w:val="006D5FE6"/>
    <w:rsid w:val="006E0B57"/>
    <w:rsid w:val="006F5BB0"/>
    <w:rsid w:val="00707E6E"/>
    <w:rsid w:val="00712D68"/>
    <w:rsid w:val="00720DEA"/>
    <w:rsid w:val="00760286"/>
    <w:rsid w:val="00766906"/>
    <w:rsid w:val="007712B8"/>
    <w:rsid w:val="00774C21"/>
    <w:rsid w:val="007775F1"/>
    <w:rsid w:val="007869E0"/>
    <w:rsid w:val="007923DD"/>
    <w:rsid w:val="0079372D"/>
    <w:rsid w:val="0079555E"/>
    <w:rsid w:val="007A3042"/>
    <w:rsid w:val="007B002B"/>
    <w:rsid w:val="007B7EF6"/>
    <w:rsid w:val="007C62AE"/>
    <w:rsid w:val="007E466C"/>
    <w:rsid w:val="00801D03"/>
    <w:rsid w:val="00803564"/>
    <w:rsid w:val="0080498E"/>
    <w:rsid w:val="00823AAC"/>
    <w:rsid w:val="008408BE"/>
    <w:rsid w:val="008467EF"/>
    <w:rsid w:val="00850837"/>
    <w:rsid w:val="008522D7"/>
    <w:rsid w:val="0085753F"/>
    <w:rsid w:val="00864C82"/>
    <w:rsid w:val="008675C4"/>
    <w:rsid w:val="0087710D"/>
    <w:rsid w:val="00882326"/>
    <w:rsid w:val="00885844"/>
    <w:rsid w:val="00894656"/>
    <w:rsid w:val="008962CB"/>
    <w:rsid w:val="008A6967"/>
    <w:rsid w:val="008B1422"/>
    <w:rsid w:val="008B4805"/>
    <w:rsid w:val="008D6634"/>
    <w:rsid w:val="008D76CC"/>
    <w:rsid w:val="008E46A3"/>
    <w:rsid w:val="00900CC1"/>
    <w:rsid w:val="00901C89"/>
    <w:rsid w:val="009028A8"/>
    <w:rsid w:val="009030E8"/>
    <w:rsid w:val="00907681"/>
    <w:rsid w:val="00913371"/>
    <w:rsid w:val="00916DBF"/>
    <w:rsid w:val="00917358"/>
    <w:rsid w:val="00925917"/>
    <w:rsid w:val="00927A4C"/>
    <w:rsid w:val="00935665"/>
    <w:rsid w:val="00940EA3"/>
    <w:rsid w:val="0095515B"/>
    <w:rsid w:val="009849A2"/>
    <w:rsid w:val="009935F4"/>
    <w:rsid w:val="009A533E"/>
    <w:rsid w:val="009C063C"/>
    <w:rsid w:val="009C2FCE"/>
    <w:rsid w:val="009C6354"/>
    <w:rsid w:val="009C6E61"/>
    <w:rsid w:val="009D01DC"/>
    <w:rsid w:val="009D268C"/>
    <w:rsid w:val="009D6B24"/>
    <w:rsid w:val="009E635E"/>
    <w:rsid w:val="009F3D2F"/>
    <w:rsid w:val="009F4BFA"/>
    <w:rsid w:val="009F4EB1"/>
    <w:rsid w:val="009F5EA8"/>
    <w:rsid w:val="00A0154E"/>
    <w:rsid w:val="00A12424"/>
    <w:rsid w:val="00A16800"/>
    <w:rsid w:val="00A20565"/>
    <w:rsid w:val="00A20B27"/>
    <w:rsid w:val="00A27C5D"/>
    <w:rsid w:val="00A453DF"/>
    <w:rsid w:val="00A6158D"/>
    <w:rsid w:val="00A65CC0"/>
    <w:rsid w:val="00A7344C"/>
    <w:rsid w:val="00AA20F8"/>
    <w:rsid w:val="00AA2A58"/>
    <w:rsid w:val="00AA5042"/>
    <w:rsid w:val="00AC668B"/>
    <w:rsid w:val="00AC72FC"/>
    <w:rsid w:val="00AE1322"/>
    <w:rsid w:val="00AF3B2B"/>
    <w:rsid w:val="00B0434D"/>
    <w:rsid w:val="00B048BF"/>
    <w:rsid w:val="00B073A4"/>
    <w:rsid w:val="00B24615"/>
    <w:rsid w:val="00B32A56"/>
    <w:rsid w:val="00B3596C"/>
    <w:rsid w:val="00B43B75"/>
    <w:rsid w:val="00B67D27"/>
    <w:rsid w:val="00B84846"/>
    <w:rsid w:val="00B84957"/>
    <w:rsid w:val="00B9412D"/>
    <w:rsid w:val="00BA2DAC"/>
    <w:rsid w:val="00BA2FD4"/>
    <w:rsid w:val="00BB5E32"/>
    <w:rsid w:val="00BD4EEF"/>
    <w:rsid w:val="00BF6170"/>
    <w:rsid w:val="00BF7D20"/>
    <w:rsid w:val="00C0117C"/>
    <w:rsid w:val="00C02CCA"/>
    <w:rsid w:val="00C10244"/>
    <w:rsid w:val="00C15CE6"/>
    <w:rsid w:val="00C16240"/>
    <w:rsid w:val="00C26020"/>
    <w:rsid w:val="00C26B73"/>
    <w:rsid w:val="00C37723"/>
    <w:rsid w:val="00C50346"/>
    <w:rsid w:val="00C63156"/>
    <w:rsid w:val="00C63FE8"/>
    <w:rsid w:val="00C65605"/>
    <w:rsid w:val="00C74EFD"/>
    <w:rsid w:val="00C85A1F"/>
    <w:rsid w:val="00C910A3"/>
    <w:rsid w:val="00C93FAB"/>
    <w:rsid w:val="00CA1A3D"/>
    <w:rsid w:val="00CB1341"/>
    <w:rsid w:val="00CB758C"/>
    <w:rsid w:val="00CC2176"/>
    <w:rsid w:val="00CC2822"/>
    <w:rsid w:val="00CD4333"/>
    <w:rsid w:val="00CD5C8E"/>
    <w:rsid w:val="00CE0282"/>
    <w:rsid w:val="00CE3E72"/>
    <w:rsid w:val="00CF7614"/>
    <w:rsid w:val="00D03FC6"/>
    <w:rsid w:val="00D12446"/>
    <w:rsid w:val="00D16FE7"/>
    <w:rsid w:val="00D34E60"/>
    <w:rsid w:val="00D34E82"/>
    <w:rsid w:val="00D42052"/>
    <w:rsid w:val="00D42526"/>
    <w:rsid w:val="00D4343D"/>
    <w:rsid w:val="00D44FE9"/>
    <w:rsid w:val="00D5258A"/>
    <w:rsid w:val="00D87530"/>
    <w:rsid w:val="00D92241"/>
    <w:rsid w:val="00DA1DEE"/>
    <w:rsid w:val="00DA327D"/>
    <w:rsid w:val="00DB29A8"/>
    <w:rsid w:val="00DE20D2"/>
    <w:rsid w:val="00DE4B61"/>
    <w:rsid w:val="00DE75FA"/>
    <w:rsid w:val="00E11715"/>
    <w:rsid w:val="00E23C70"/>
    <w:rsid w:val="00E40DF2"/>
    <w:rsid w:val="00E40ED3"/>
    <w:rsid w:val="00E428C4"/>
    <w:rsid w:val="00E55531"/>
    <w:rsid w:val="00E633DF"/>
    <w:rsid w:val="00E67AB7"/>
    <w:rsid w:val="00E813C5"/>
    <w:rsid w:val="00E9431A"/>
    <w:rsid w:val="00EA1035"/>
    <w:rsid w:val="00EA1677"/>
    <w:rsid w:val="00EA2061"/>
    <w:rsid w:val="00EA40A6"/>
    <w:rsid w:val="00EC4702"/>
    <w:rsid w:val="00EC5F28"/>
    <w:rsid w:val="00ED7D45"/>
    <w:rsid w:val="00EE06E2"/>
    <w:rsid w:val="00EE6774"/>
    <w:rsid w:val="00EE6980"/>
    <w:rsid w:val="00EF6C86"/>
    <w:rsid w:val="00F010F1"/>
    <w:rsid w:val="00F115C4"/>
    <w:rsid w:val="00F17931"/>
    <w:rsid w:val="00F34077"/>
    <w:rsid w:val="00F344F0"/>
    <w:rsid w:val="00F37D96"/>
    <w:rsid w:val="00F4035F"/>
    <w:rsid w:val="00F4228E"/>
    <w:rsid w:val="00F448EB"/>
    <w:rsid w:val="00F62872"/>
    <w:rsid w:val="00F6663B"/>
    <w:rsid w:val="00F904F3"/>
    <w:rsid w:val="00FA23B6"/>
    <w:rsid w:val="00FA5004"/>
    <w:rsid w:val="00FC1A4E"/>
    <w:rsid w:val="00FD05CB"/>
    <w:rsid w:val="00FD0C6C"/>
    <w:rsid w:val="00FE2F79"/>
    <w:rsid w:val="01F53C11"/>
    <w:rsid w:val="06DC9E67"/>
    <w:rsid w:val="09E71BD4"/>
    <w:rsid w:val="0A3BC089"/>
    <w:rsid w:val="12631F4C"/>
    <w:rsid w:val="13779FF7"/>
    <w:rsid w:val="155A2FE5"/>
    <w:rsid w:val="17FB1397"/>
    <w:rsid w:val="17FFABD8"/>
    <w:rsid w:val="184F57D3"/>
    <w:rsid w:val="190C6312"/>
    <w:rsid w:val="1B574B97"/>
    <w:rsid w:val="1B6CFE27"/>
    <w:rsid w:val="1CA54C14"/>
    <w:rsid w:val="1CEF1A43"/>
    <w:rsid w:val="1DF5D8CF"/>
    <w:rsid w:val="1F59D0F1"/>
    <w:rsid w:val="1F7FC5F6"/>
    <w:rsid w:val="1FEFDD39"/>
    <w:rsid w:val="1FFBBA11"/>
    <w:rsid w:val="20C32847"/>
    <w:rsid w:val="2290199B"/>
    <w:rsid w:val="24BF20CB"/>
    <w:rsid w:val="27DAC960"/>
    <w:rsid w:val="29D71427"/>
    <w:rsid w:val="29D8700A"/>
    <w:rsid w:val="2A0A6551"/>
    <w:rsid w:val="2BBF0550"/>
    <w:rsid w:val="2BDF2C44"/>
    <w:rsid w:val="2BE71423"/>
    <w:rsid w:val="2EDEAD80"/>
    <w:rsid w:val="2F1341BF"/>
    <w:rsid w:val="2F3EF05B"/>
    <w:rsid w:val="2FBE1291"/>
    <w:rsid w:val="2FDF9565"/>
    <w:rsid w:val="2FDFB1CC"/>
    <w:rsid w:val="2FFF34AA"/>
    <w:rsid w:val="30CFF4E1"/>
    <w:rsid w:val="31F75DB5"/>
    <w:rsid w:val="327FBE4D"/>
    <w:rsid w:val="346F257B"/>
    <w:rsid w:val="34FF83AF"/>
    <w:rsid w:val="3501A643"/>
    <w:rsid w:val="376F8D47"/>
    <w:rsid w:val="37C4698E"/>
    <w:rsid w:val="37FD30CE"/>
    <w:rsid w:val="3AFD207F"/>
    <w:rsid w:val="3B3575A0"/>
    <w:rsid w:val="3B3F4B0E"/>
    <w:rsid w:val="3B5F5432"/>
    <w:rsid w:val="3BDFE333"/>
    <w:rsid w:val="3BEBA747"/>
    <w:rsid w:val="3CC770D7"/>
    <w:rsid w:val="3D9F0569"/>
    <w:rsid w:val="3DCEDC45"/>
    <w:rsid w:val="3DCFA05C"/>
    <w:rsid w:val="3DF6EE91"/>
    <w:rsid w:val="3DFE6C74"/>
    <w:rsid w:val="3DFF7EAA"/>
    <w:rsid w:val="3DFF8F99"/>
    <w:rsid w:val="3EE22201"/>
    <w:rsid w:val="3F3FCCAB"/>
    <w:rsid w:val="3FCB56EA"/>
    <w:rsid w:val="3FD7E32E"/>
    <w:rsid w:val="3FEB7FDC"/>
    <w:rsid w:val="3FEF4C5C"/>
    <w:rsid w:val="3FF5B38F"/>
    <w:rsid w:val="3FF5E4C5"/>
    <w:rsid w:val="3FF738B0"/>
    <w:rsid w:val="3FFD453F"/>
    <w:rsid w:val="3FFD6256"/>
    <w:rsid w:val="3FFF9881"/>
    <w:rsid w:val="44596DA2"/>
    <w:rsid w:val="46364CA7"/>
    <w:rsid w:val="46706FD1"/>
    <w:rsid w:val="46AB331D"/>
    <w:rsid w:val="4975BD5B"/>
    <w:rsid w:val="4BAD1D6F"/>
    <w:rsid w:val="4C7F3F1C"/>
    <w:rsid w:val="4C7FCDF3"/>
    <w:rsid w:val="4EEB21A7"/>
    <w:rsid w:val="4EF7EC9D"/>
    <w:rsid w:val="4FBDAE40"/>
    <w:rsid w:val="53D5B93B"/>
    <w:rsid w:val="55FEB13B"/>
    <w:rsid w:val="55FFE537"/>
    <w:rsid w:val="565B7F8C"/>
    <w:rsid w:val="57C7B03A"/>
    <w:rsid w:val="57FB9536"/>
    <w:rsid w:val="58D6114E"/>
    <w:rsid w:val="594F2A7D"/>
    <w:rsid w:val="597FFB71"/>
    <w:rsid w:val="59FF3938"/>
    <w:rsid w:val="5B4DCA54"/>
    <w:rsid w:val="5BD7B436"/>
    <w:rsid w:val="5BDE56F4"/>
    <w:rsid w:val="5CA3ED1E"/>
    <w:rsid w:val="5CF3E749"/>
    <w:rsid w:val="5D3FD009"/>
    <w:rsid w:val="5DFEC631"/>
    <w:rsid w:val="5E2E75C2"/>
    <w:rsid w:val="5E82155E"/>
    <w:rsid w:val="5ECD5E2C"/>
    <w:rsid w:val="5EDE6F37"/>
    <w:rsid w:val="5EF7DA3E"/>
    <w:rsid w:val="5EFB5482"/>
    <w:rsid w:val="5F3EF7C3"/>
    <w:rsid w:val="5F7B31C2"/>
    <w:rsid w:val="5F7B38C1"/>
    <w:rsid w:val="5FC5FCCA"/>
    <w:rsid w:val="5FD7F1BD"/>
    <w:rsid w:val="5FEEF16A"/>
    <w:rsid w:val="5FF94851"/>
    <w:rsid w:val="5FFAC473"/>
    <w:rsid w:val="5FFF0B8B"/>
    <w:rsid w:val="5FFFDF7F"/>
    <w:rsid w:val="637B4E27"/>
    <w:rsid w:val="63DF8E43"/>
    <w:rsid w:val="64770539"/>
    <w:rsid w:val="653E8398"/>
    <w:rsid w:val="6683E931"/>
    <w:rsid w:val="66EFA9A4"/>
    <w:rsid w:val="679D726F"/>
    <w:rsid w:val="67FAFF29"/>
    <w:rsid w:val="6A4A23B4"/>
    <w:rsid w:val="6AFEBA23"/>
    <w:rsid w:val="6BDEEAB8"/>
    <w:rsid w:val="6BF0525A"/>
    <w:rsid w:val="6C7B4440"/>
    <w:rsid w:val="6CDA2ED9"/>
    <w:rsid w:val="6CFFA66E"/>
    <w:rsid w:val="6D7F921C"/>
    <w:rsid w:val="6DAB8794"/>
    <w:rsid w:val="6DB1A4F1"/>
    <w:rsid w:val="6E7FA776"/>
    <w:rsid w:val="6EAC5256"/>
    <w:rsid w:val="6EAFDDDD"/>
    <w:rsid w:val="6F6BE3C4"/>
    <w:rsid w:val="6F6F1373"/>
    <w:rsid w:val="6F9EAC5C"/>
    <w:rsid w:val="6FDB3AE6"/>
    <w:rsid w:val="6FED96D5"/>
    <w:rsid w:val="6FEDBEC8"/>
    <w:rsid w:val="6FF38740"/>
    <w:rsid w:val="6FF5B5AB"/>
    <w:rsid w:val="6FFDCF53"/>
    <w:rsid w:val="6FFE1B32"/>
    <w:rsid w:val="6FFEC961"/>
    <w:rsid w:val="6FFFF141"/>
    <w:rsid w:val="70A86867"/>
    <w:rsid w:val="7165D770"/>
    <w:rsid w:val="717F9CD4"/>
    <w:rsid w:val="72E0D490"/>
    <w:rsid w:val="73FF53FA"/>
    <w:rsid w:val="7543257B"/>
    <w:rsid w:val="7561011F"/>
    <w:rsid w:val="756FB897"/>
    <w:rsid w:val="75DDD6E2"/>
    <w:rsid w:val="75DEA287"/>
    <w:rsid w:val="75EDC247"/>
    <w:rsid w:val="75EFC330"/>
    <w:rsid w:val="75F97D51"/>
    <w:rsid w:val="75FF905C"/>
    <w:rsid w:val="762F600D"/>
    <w:rsid w:val="76DEF9EE"/>
    <w:rsid w:val="76F4A8E9"/>
    <w:rsid w:val="76F58C94"/>
    <w:rsid w:val="76FD8EE9"/>
    <w:rsid w:val="77423E7C"/>
    <w:rsid w:val="77D17B53"/>
    <w:rsid w:val="77EF6D10"/>
    <w:rsid w:val="77FF27B9"/>
    <w:rsid w:val="786E620F"/>
    <w:rsid w:val="78FF5933"/>
    <w:rsid w:val="78FF9498"/>
    <w:rsid w:val="797CF52E"/>
    <w:rsid w:val="7ABDFCEF"/>
    <w:rsid w:val="7B9B3993"/>
    <w:rsid w:val="7BEE00C2"/>
    <w:rsid w:val="7BF93A5D"/>
    <w:rsid w:val="7BFE80AF"/>
    <w:rsid w:val="7C4685CB"/>
    <w:rsid w:val="7CF5E6E7"/>
    <w:rsid w:val="7D3D385C"/>
    <w:rsid w:val="7D774E8E"/>
    <w:rsid w:val="7D9FCA0C"/>
    <w:rsid w:val="7DCFA34F"/>
    <w:rsid w:val="7DDBD4C7"/>
    <w:rsid w:val="7DDF2479"/>
    <w:rsid w:val="7DED63ED"/>
    <w:rsid w:val="7DF744C4"/>
    <w:rsid w:val="7DFD5C6A"/>
    <w:rsid w:val="7DFF9EDF"/>
    <w:rsid w:val="7DFFEA40"/>
    <w:rsid w:val="7E3B46B0"/>
    <w:rsid w:val="7E5FE928"/>
    <w:rsid w:val="7E7FE213"/>
    <w:rsid w:val="7EAD7BA1"/>
    <w:rsid w:val="7EBD0499"/>
    <w:rsid w:val="7EBFA6E1"/>
    <w:rsid w:val="7ED78FAA"/>
    <w:rsid w:val="7EED8614"/>
    <w:rsid w:val="7EF401E7"/>
    <w:rsid w:val="7EF49618"/>
    <w:rsid w:val="7EF64E33"/>
    <w:rsid w:val="7EFD41A7"/>
    <w:rsid w:val="7EFDB734"/>
    <w:rsid w:val="7EFFC910"/>
    <w:rsid w:val="7F1B68D4"/>
    <w:rsid w:val="7F368052"/>
    <w:rsid w:val="7F3DC921"/>
    <w:rsid w:val="7F3FA663"/>
    <w:rsid w:val="7F56FB55"/>
    <w:rsid w:val="7F57955A"/>
    <w:rsid w:val="7F6F2189"/>
    <w:rsid w:val="7F797861"/>
    <w:rsid w:val="7F7E0DFA"/>
    <w:rsid w:val="7FA3738A"/>
    <w:rsid w:val="7FB12522"/>
    <w:rsid w:val="7FB50D45"/>
    <w:rsid w:val="7FB7995E"/>
    <w:rsid w:val="7FB91AB4"/>
    <w:rsid w:val="7FB98D55"/>
    <w:rsid w:val="7FBD8078"/>
    <w:rsid w:val="7FC70513"/>
    <w:rsid w:val="7FCE0326"/>
    <w:rsid w:val="7FDB6C0A"/>
    <w:rsid w:val="7FDE08A3"/>
    <w:rsid w:val="7FDF543B"/>
    <w:rsid w:val="7FEB6B80"/>
    <w:rsid w:val="7FED1246"/>
    <w:rsid w:val="7FEF3860"/>
    <w:rsid w:val="7FF79525"/>
    <w:rsid w:val="7FF99492"/>
    <w:rsid w:val="7FFAB7F9"/>
    <w:rsid w:val="7FFB742D"/>
    <w:rsid w:val="7FFBCD77"/>
    <w:rsid w:val="7FFBD466"/>
    <w:rsid w:val="7FFF1B30"/>
    <w:rsid w:val="7FFF4EFC"/>
    <w:rsid w:val="7FFFC9CB"/>
    <w:rsid w:val="7FFFDE90"/>
    <w:rsid w:val="7FFFE2B9"/>
    <w:rsid w:val="7FFFF5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7E56918"/>
  <w14:defaultImageDpi w14:val="32767"/>
  <w15:docId w15:val="{A7FE697C-74E3-46D8-AF0F-A7D03D7C0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ind w:firstLineChars="200" w:firstLine="200"/>
      <w:jc w:val="both"/>
    </w:pPr>
    <w:rPr>
      <w:rFonts w:cstheme="minorBidi"/>
      <w:kern w:val="2"/>
      <w:sz w:val="24"/>
      <w:szCs w:val="24"/>
    </w:rPr>
  </w:style>
  <w:style w:type="paragraph" w:styleId="1">
    <w:name w:val="heading 1"/>
    <w:basedOn w:val="a"/>
    <w:next w:val="a"/>
    <w:qFormat/>
    <w:pPr>
      <w:keepNext/>
      <w:keepLines/>
      <w:numPr>
        <w:numId w:val="1"/>
      </w:numPr>
      <w:spacing w:beforeLines="50" w:before="50" w:afterLines="50" w:after="50" w:line="360" w:lineRule="auto"/>
      <w:ind w:firstLineChars="0"/>
      <w:jc w:val="center"/>
      <w:outlineLvl w:val="0"/>
    </w:pPr>
    <w:rPr>
      <w:rFonts w:eastAsia="黑体"/>
      <w:b/>
      <w:kern w:val="44"/>
      <w:sz w:val="28"/>
    </w:rPr>
  </w:style>
  <w:style w:type="paragraph" w:styleId="2">
    <w:name w:val="heading 2"/>
    <w:basedOn w:val="a"/>
    <w:next w:val="a"/>
    <w:link w:val="20"/>
    <w:unhideWhenUsed/>
    <w:qFormat/>
    <w:pPr>
      <w:keepNext/>
      <w:keepLines/>
      <w:numPr>
        <w:ilvl w:val="1"/>
        <w:numId w:val="1"/>
      </w:numPr>
      <w:spacing w:beforeLines="50" w:before="50" w:afterLines="50" w:after="50" w:line="360" w:lineRule="auto"/>
      <w:ind w:firstLineChars="0"/>
      <w:outlineLvl w:val="1"/>
    </w:pPr>
    <w:rPr>
      <w:rFonts w:eastAsia="黑体" w:cstheme="majorBidi"/>
      <w:b/>
      <w:bCs/>
      <w:szCs w:val="32"/>
    </w:rPr>
  </w:style>
  <w:style w:type="paragraph" w:styleId="3">
    <w:name w:val="heading 3"/>
    <w:basedOn w:val="a"/>
    <w:next w:val="a"/>
    <w:link w:val="30"/>
    <w:unhideWhenUsed/>
    <w:qFormat/>
    <w:pPr>
      <w:keepNext/>
      <w:keepLines/>
      <w:numPr>
        <w:ilvl w:val="2"/>
        <w:numId w:val="1"/>
      </w:numPr>
      <w:spacing w:beforeLines="50" w:before="157" w:line="360" w:lineRule="auto"/>
      <w:ind w:firstLineChars="0"/>
      <w:outlineLvl w:val="2"/>
    </w:pPr>
    <w:rPr>
      <w:rFonts w:eastAsia="黑体"/>
      <w:szCs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jc w:val="left"/>
    </w:pPr>
    <w:rPr>
      <w:sz w:val="18"/>
      <w:szCs w:val="18"/>
    </w:rPr>
  </w:style>
  <w:style w:type="paragraph" w:styleId="a5">
    <w:name w:val="header"/>
    <w:basedOn w:val="a"/>
    <w:link w:val="a6"/>
    <w:qFormat/>
    <w:pPr>
      <w:tabs>
        <w:tab w:val="center" w:pos="4153"/>
        <w:tab w:val="right" w:pos="8306"/>
      </w:tabs>
      <w:jc w:val="center"/>
    </w:pPr>
    <w:rPr>
      <w:sz w:val="18"/>
      <w:szCs w:val="18"/>
    </w:rPr>
  </w:style>
  <w:style w:type="paragraph" w:styleId="a7">
    <w:name w:val="Normal (Web)"/>
    <w:basedOn w:val="a"/>
    <w:qFormat/>
    <w:pPr>
      <w:spacing w:beforeAutospacing="1" w:afterAutospacing="1"/>
      <w:jc w:val="left"/>
    </w:pPr>
    <w:rPr>
      <w:rFonts w:cs="Times New Roman"/>
      <w:kern w:val="0"/>
    </w:rPr>
  </w:style>
  <w:style w:type="paragraph" w:styleId="a8">
    <w:name w:val="Title"/>
    <w:basedOn w:val="a"/>
    <w:next w:val="a"/>
    <w:link w:val="a9"/>
    <w:qFormat/>
    <w:pPr>
      <w:spacing w:line="360" w:lineRule="auto"/>
      <w:ind w:firstLineChars="0" w:firstLine="0"/>
      <w:contextualSpacing/>
      <w:jc w:val="center"/>
    </w:pPr>
    <w:rPr>
      <w:rFonts w:eastAsia="黑体" w:cstheme="majorBidi"/>
      <w:b/>
      <w:bCs/>
      <w:sz w:val="32"/>
      <w:szCs w:val="32"/>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qFormat/>
    <w:rPr>
      <w:b/>
    </w:rPr>
  </w:style>
  <w:style w:type="character" w:styleId="ac">
    <w:name w:val="Hyperlink"/>
    <w:basedOn w:val="a0"/>
    <w:qFormat/>
    <w:rPr>
      <w:color w:val="0000FF"/>
      <w:u w:val="single"/>
    </w:rPr>
  </w:style>
  <w:style w:type="character" w:styleId="HTML">
    <w:name w:val="HTML Code"/>
    <w:basedOn w:val="a0"/>
    <w:qFormat/>
    <w:rPr>
      <w:rFonts w:ascii="Courier New" w:hAnsi="Courier New"/>
      <w:sz w:val="20"/>
    </w:rPr>
  </w:style>
  <w:style w:type="character" w:customStyle="1" w:styleId="a9">
    <w:name w:val="标题 字符"/>
    <w:basedOn w:val="a0"/>
    <w:link w:val="a8"/>
    <w:qFormat/>
    <w:rPr>
      <w:rFonts w:ascii="Times New Roman" w:eastAsia="黑体" w:hAnsi="Times New Roman" w:cstheme="majorBidi"/>
      <w:b/>
      <w:bCs/>
      <w:kern w:val="2"/>
      <w:sz w:val="32"/>
      <w:szCs w:val="32"/>
    </w:rPr>
  </w:style>
  <w:style w:type="character" w:customStyle="1" w:styleId="a6">
    <w:name w:val="页眉 字符"/>
    <w:basedOn w:val="a0"/>
    <w:link w:val="a5"/>
    <w:qFormat/>
    <w:rPr>
      <w:kern w:val="2"/>
      <w:sz w:val="18"/>
      <w:szCs w:val="18"/>
    </w:rPr>
  </w:style>
  <w:style w:type="character" w:customStyle="1" w:styleId="a4">
    <w:name w:val="页脚 字符"/>
    <w:basedOn w:val="a0"/>
    <w:link w:val="a3"/>
    <w:uiPriority w:val="99"/>
    <w:qFormat/>
    <w:rPr>
      <w:kern w:val="2"/>
      <w:sz w:val="18"/>
      <w:szCs w:val="18"/>
    </w:rPr>
  </w:style>
  <w:style w:type="character" w:customStyle="1" w:styleId="20">
    <w:name w:val="标题 2 字符"/>
    <w:basedOn w:val="a0"/>
    <w:link w:val="2"/>
    <w:qFormat/>
    <w:rPr>
      <w:rFonts w:ascii="Times New Roman" w:eastAsia="黑体" w:hAnsi="Times New Roman" w:cstheme="majorBidi"/>
      <w:b/>
      <w:bCs/>
      <w:kern w:val="2"/>
      <w:sz w:val="24"/>
      <w:szCs w:val="32"/>
    </w:rPr>
  </w:style>
  <w:style w:type="character" w:customStyle="1" w:styleId="30">
    <w:name w:val="标题 3 字符"/>
    <w:basedOn w:val="a0"/>
    <w:link w:val="3"/>
    <w:qFormat/>
    <w:rPr>
      <w:rFonts w:ascii="Times New Roman" w:eastAsia="黑体" w:hAnsi="Times New Roman"/>
      <w:kern w:val="2"/>
      <w:sz w:val="24"/>
      <w:szCs w:val="32"/>
    </w:rPr>
  </w:style>
  <w:style w:type="table" w:customStyle="1" w:styleId="ad">
    <w:name w:val="三线表"/>
    <w:basedOn w:val="a1"/>
    <w:qFormat/>
    <w:pPr>
      <w:spacing w:line="400" w:lineRule="exact"/>
    </w:pPr>
    <w:rPr>
      <w:kern w:val="2"/>
      <w:sz w:val="21"/>
      <w:szCs w:val="22"/>
    </w:rPr>
    <w:tblPr>
      <w:tblBorders>
        <w:top w:val="single" w:sz="12" w:space="0" w:color="auto"/>
        <w:bottom w:val="single" w:sz="12" w:space="0" w:color="auto"/>
      </w:tblBorders>
    </w:tblPr>
    <w:tcPr>
      <w:tcBorders>
        <w:top w:val="single" w:sz="12" w:space="0" w:color="auto"/>
        <w:left w:val="nil"/>
        <w:bottom w:val="single" w:sz="12" w:space="0" w:color="auto"/>
        <w:right w:val="nil"/>
      </w:tcBorders>
    </w:tcPr>
    <w:tblStylePr w:type="firstRow">
      <w:pPr>
        <w:wordWrap/>
        <w:spacing w:line="360" w:lineRule="atLeast"/>
        <w:jc w:val="center"/>
      </w:pPr>
      <w:rPr>
        <w:rFonts w:ascii="Times New Roman" w:eastAsia="宋体" w:hAnsi="Times New Roman" w:cs="Times New Roman" w:hint="default"/>
        <w:sz w:val="21"/>
        <w:szCs w:val="21"/>
      </w:rPr>
      <w:tblPr/>
      <w:tcPr>
        <w:tcBorders>
          <w:top w:val="single" w:sz="12" w:space="0" w:color="auto"/>
          <w:left w:val="nil"/>
          <w:bottom w:val="single" w:sz="6" w:space="0" w:color="auto"/>
          <w:right w:val="nil"/>
          <w:tl2br w:val="nil"/>
          <w:tr2bl w:val="nil"/>
        </w:tcBorders>
      </w:tcPr>
    </w:tblStylePr>
  </w:style>
  <w:style w:type="character" w:customStyle="1" w:styleId="Char">
    <w:name w:val="正文 Char"/>
    <w:qFormat/>
    <w:rPr>
      <w:rFonts w:ascii="Times New Roman" w:eastAsia="宋体" w:hAnsi="Times New Roman" w:cstheme="minorBidi"/>
      <w:kern w:val="2"/>
      <w:sz w:val="24"/>
      <w:szCs w:val="24"/>
      <w:lang w:val="en-US" w:eastAsia="zh-CN" w:bidi="ar-SA"/>
    </w:rPr>
  </w:style>
  <w:style w:type="character" w:customStyle="1" w:styleId="font61">
    <w:name w:val="font61"/>
    <w:basedOn w:val="a0"/>
    <w:rPr>
      <w:rFonts w:ascii="宋体" w:eastAsia="宋体" w:hAnsi="宋体" w:cs="宋体" w:hint="eastAsia"/>
      <w:b/>
      <w:bCs/>
      <w:color w:val="C00000"/>
      <w:sz w:val="20"/>
      <w:szCs w:val="20"/>
      <w:u w:val="none"/>
    </w:rPr>
  </w:style>
  <w:style w:type="character" w:customStyle="1" w:styleId="font71">
    <w:name w:val="font71"/>
    <w:basedOn w:val="a0"/>
    <w:qFormat/>
    <w:rPr>
      <w:rFonts w:ascii="Times New Roman" w:hAnsi="Times New Roman" w:cs="Times New Roman" w:hint="default"/>
      <w:b/>
      <w:bCs/>
      <w:color w:val="C00000"/>
      <w:sz w:val="20"/>
      <w:szCs w:val="20"/>
      <w:u w:val="none"/>
    </w:rPr>
  </w:style>
  <w:style w:type="character" w:customStyle="1" w:styleId="font81">
    <w:name w:val="font81"/>
    <w:basedOn w:val="a0"/>
    <w:qFormat/>
    <w:rPr>
      <w:rFonts w:ascii="Times New Roman" w:hAnsi="Times New Roman" w:cs="Times New Roman" w:hint="default"/>
      <w:b/>
      <w:bCs/>
      <w:color w:val="C00000"/>
      <w:sz w:val="20"/>
      <w:szCs w:val="20"/>
      <w:u w:val="none"/>
    </w:rPr>
  </w:style>
  <w:style w:type="paragraph" w:styleId="ae">
    <w:name w:val="List Paragraph"/>
    <w:basedOn w:val="a"/>
    <w:uiPriority w:val="99"/>
    <w:qFormat/>
    <w:pPr>
      <w:ind w:firstLine="420"/>
    </w:pPr>
  </w:style>
  <w:style w:type="paragraph" w:customStyle="1" w:styleId="AMDisplayEquation">
    <w:name w:val="AMDisplayEquation"/>
    <w:basedOn w:val="a"/>
    <w:next w:val="a"/>
    <w:link w:val="AMDisplayEquation0"/>
    <w:qFormat/>
    <w:pPr>
      <w:tabs>
        <w:tab w:val="center" w:pos="4540"/>
        <w:tab w:val="right" w:pos="9080"/>
      </w:tabs>
      <w:ind w:firstLine="480"/>
    </w:pPr>
  </w:style>
  <w:style w:type="character" w:customStyle="1" w:styleId="AMDisplayEquation0">
    <w:name w:val="AMDisplayEquation 字符"/>
    <w:basedOn w:val="a0"/>
    <w:link w:val="AMDisplayEquation"/>
    <w:rPr>
      <w:rFonts w:cstheme="minorBidi"/>
      <w:kern w:val="2"/>
      <w:sz w:val="24"/>
      <w:szCs w:val="24"/>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0">
    <w:name w:val="修订1"/>
    <w:hidden/>
    <w:uiPriority w:val="99"/>
    <w:semiHidden/>
    <w:qFormat/>
    <w:rPr>
      <w:rFonts w:cstheme="minorBidi"/>
      <w:kern w:val="2"/>
      <w:sz w:val="24"/>
      <w:szCs w:val="24"/>
    </w:rPr>
  </w:style>
  <w:style w:type="paragraph" w:customStyle="1" w:styleId="paragraph">
    <w:name w:val="paragraph"/>
    <w:basedOn w:val="a"/>
    <w:qFormat/>
    <w:pPr>
      <w:widowControl/>
      <w:adjustRightInd/>
      <w:snapToGrid/>
      <w:spacing w:before="100" w:beforeAutospacing="1" w:after="100" w:afterAutospacing="1"/>
      <w:ind w:firstLineChars="0" w:firstLine="0"/>
      <w:jc w:val="left"/>
    </w:pPr>
    <w:rPr>
      <w:rFonts w:ascii="宋体" w:hAnsi="宋体" w:cs="宋体"/>
      <w:kern w:val="0"/>
    </w:rPr>
  </w:style>
  <w:style w:type="character" w:customStyle="1" w:styleId="normaltextrun">
    <w:name w:val="normaltextrun"/>
    <w:basedOn w:val="a0"/>
    <w:qFormat/>
  </w:style>
  <w:style w:type="character" w:customStyle="1" w:styleId="eop">
    <w:name w:val="eop"/>
    <w:basedOn w:val="a0"/>
    <w:qFormat/>
  </w:style>
  <w:style w:type="paragraph" w:customStyle="1" w:styleId="ng-star-inserted">
    <w:name w:val="ng-star-inserted"/>
    <w:basedOn w:val="a"/>
    <w:qFormat/>
    <w:pPr>
      <w:widowControl/>
      <w:adjustRightInd/>
      <w:snapToGrid/>
      <w:spacing w:before="100" w:beforeAutospacing="1" w:after="100" w:afterAutospacing="1"/>
      <w:ind w:firstLineChars="0" w:firstLine="0"/>
      <w:jc w:val="left"/>
    </w:pPr>
    <w:rPr>
      <w:rFonts w:ascii="宋体" w:hAnsi="宋体" w:cs="宋体"/>
      <w:kern w:val="0"/>
    </w:rPr>
  </w:style>
  <w:style w:type="character" w:customStyle="1" w:styleId="ng-star-inserted1">
    <w:name w:val="ng-star-inserted1"/>
    <w:basedOn w:val="a0"/>
    <w:qFormat/>
  </w:style>
  <w:style w:type="paragraph" w:customStyle="1" w:styleId="11">
    <w:name w:val="正文1"/>
    <w:qFormat/>
    <w:pPr>
      <w:jc w:val="both"/>
    </w:pPr>
    <w:rPr>
      <w:rFonts w:ascii="宋体" w:hAnsi="宋体" w:cs="宋体"/>
      <w:kern w:val="2"/>
      <w:sz w:val="21"/>
      <w:szCs w:val="21"/>
    </w:rPr>
  </w:style>
  <w:style w:type="character" w:styleId="af">
    <w:name w:val="Placeholder Text"/>
    <w:basedOn w:val="a0"/>
    <w:uiPriority w:val="99"/>
    <w:semiHidden/>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5.bin"/><Relationship Id="rId21" Type="http://schemas.openxmlformats.org/officeDocument/2006/relationships/oleObject" Target="embeddings/oleObject7.bin"/><Relationship Id="rId42" Type="http://schemas.openxmlformats.org/officeDocument/2006/relationships/oleObject" Target="embeddings/oleObject21.bin"/><Relationship Id="rId63" Type="http://schemas.openxmlformats.org/officeDocument/2006/relationships/image" Target="media/image25.wmf"/><Relationship Id="rId84" Type="http://schemas.openxmlformats.org/officeDocument/2006/relationships/oleObject" Target="embeddings/oleObject43.bin"/><Relationship Id="rId138" Type="http://schemas.openxmlformats.org/officeDocument/2006/relationships/image" Target="media/image49.wmf"/><Relationship Id="rId159" Type="http://schemas.openxmlformats.org/officeDocument/2006/relationships/image" Target="media/image59.wmf"/><Relationship Id="rId170" Type="http://schemas.openxmlformats.org/officeDocument/2006/relationships/oleObject" Target="embeddings/oleObject99.bin"/><Relationship Id="rId191" Type="http://schemas.openxmlformats.org/officeDocument/2006/relationships/image" Target="media/image74.wmf"/><Relationship Id="rId205" Type="http://schemas.openxmlformats.org/officeDocument/2006/relationships/image" Target="media/image79.wmf"/><Relationship Id="rId226" Type="http://schemas.openxmlformats.org/officeDocument/2006/relationships/oleObject" Target="embeddings/oleObject133.bin"/><Relationship Id="rId247" Type="http://schemas.openxmlformats.org/officeDocument/2006/relationships/footer" Target="footer1.xml"/><Relationship Id="rId107" Type="http://schemas.openxmlformats.org/officeDocument/2006/relationships/image" Target="media/image43.wmf"/><Relationship Id="rId11" Type="http://schemas.openxmlformats.org/officeDocument/2006/relationships/oleObject" Target="embeddings/oleObject2.bin"/><Relationship Id="rId32" Type="http://schemas.openxmlformats.org/officeDocument/2006/relationships/image" Target="media/image12.wmf"/><Relationship Id="rId53" Type="http://schemas.openxmlformats.org/officeDocument/2006/relationships/image" Target="media/image20.wmf"/><Relationship Id="rId74" Type="http://schemas.openxmlformats.org/officeDocument/2006/relationships/oleObject" Target="embeddings/oleObject38.bin"/><Relationship Id="rId128" Type="http://schemas.openxmlformats.org/officeDocument/2006/relationships/oleObject" Target="embeddings/oleObject76.bin"/><Relationship Id="rId149" Type="http://schemas.openxmlformats.org/officeDocument/2006/relationships/oleObject" Target="embeddings/oleObject89.bin"/><Relationship Id="rId5" Type="http://schemas.openxmlformats.org/officeDocument/2006/relationships/footnotes" Target="footnotes.xml"/><Relationship Id="rId95" Type="http://schemas.openxmlformats.org/officeDocument/2006/relationships/oleObject" Target="embeddings/oleObject50.bin"/><Relationship Id="rId160" Type="http://schemas.openxmlformats.org/officeDocument/2006/relationships/oleObject" Target="embeddings/oleObject95.bin"/><Relationship Id="rId181" Type="http://schemas.openxmlformats.org/officeDocument/2006/relationships/oleObject" Target="embeddings/oleObject105.bin"/><Relationship Id="rId216" Type="http://schemas.openxmlformats.org/officeDocument/2006/relationships/oleObject" Target="embeddings/oleObject127.bin"/><Relationship Id="rId237" Type="http://schemas.openxmlformats.org/officeDocument/2006/relationships/image" Target="media/image93.wmf"/><Relationship Id="rId22" Type="http://schemas.openxmlformats.org/officeDocument/2006/relationships/image" Target="media/image9.wmf"/><Relationship Id="rId43" Type="http://schemas.openxmlformats.org/officeDocument/2006/relationships/image" Target="media/image16.wmf"/><Relationship Id="rId64" Type="http://schemas.openxmlformats.org/officeDocument/2006/relationships/oleObject" Target="embeddings/oleObject33.bin"/><Relationship Id="rId118" Type="http://schemas.openxmlformats.org/officeDocument/2006/relationships/oleObject" Target="embeddings/oleObject66.bin"/><Relationship Id="rId139" Type="http://schemas.openxmlformats.org/officeDocument/2006/relationships/oleObject" Target="embeddings/oleObject84.bin"/><Relationship Id="rId85" Type="http://schemas.openxmlformats.org/officeDocument/2006/relationships/image" Target="media/image36.wmf"/><Relationship Id="rId150" Type="http://schemas.openxmlformats.org/officeDocument/2006/relationships/image" Target="media/image55.wmf"/><Relationship Id="rId171" Type="http://schemas.openxmlformats.org/officeDocument/2006/relationships/image" Target="media/image66.wmf"/><Relationship Id="rId192" Type="http://schemas.openxmlformats.org/officeDocument/2006/relationships/oleObject" Target="embeddings/oleObject112.bin"/><Relationship Id="rId206" Type="http://schemas.openxmlformats.org/officeDocument/2006/relationships/oleObject" Target="embeddings/oleObject121.bin"/><Relationship Id="rId227" Type="http://schemas.openxmlformats.org/officeDocument/2006/relationships/image" Target="media/image88.wmf"/><Relationship Id="rId248" Type="http://schemas.openxmlformats.org/officeDocument/2006/relationships/footer" Target="footer2.xml"/><Relationship Id="rId12" Type="http://schemas.openxmlformats.org/officeDocument/2006/relationships/image" Target="media/image4.wmf"/><Relationship Id="rId33" Type="http://schemas.openxmlformats.org/officeDocument/2006/relationships/oleObject" Target="embeddings/oleObject15.bin"/><Relationship Id="rId108" Type="http://schemas.openxmlformats.org/officeDocument/2006/relationships/oleObject" Target="embeddings/oleObject59.bin"/><Relationship Id="rId129" Type="http://schemas.openxmlformats.org/officeDocument/2006/relationships/oleObject" Target="embeddings/oleObject77.bin"/><Relationship Id="rId54" Type="http://schemas.openxmlformats.org/officeDocument/2006/relationships/oleObject" Target="embeddings/oleObject28.bin"/><Relationship Id="rId75" Type="http://schemas.openxmlformats.org/officeDocument/2006/relationships/image" Target="media/image31.wmf"/><Relationship Id="rId96" Type="http://schemas.openxmlformats.org/officeDocument/2006/relationships/oleObject" Target="embeddings/oleObject51.bin"/><Relationship Id="rId140" Type="http://schemas.openxmlformats.org/officeDocument/2006/relationships/image" Target="media/image50.wmf"/><Relationship Id="rId161" Type="http://schemas.openxmlformats.org/officeDocument/2006/relationships/image" Target="media/image60.png"/><Relationship Id="rId182" Type="http://schemas.openxmlformats.org/officeDocument/2006/relationships/oleObject" Target="embeddings/oleObject106.bin"/><Relationship Id="rId217" Type="http://schemas.openxmlformats.org/officeDocument/2006/relationships/image" Target="media/image84.wmf"/><Relationship Id="rId6" Type="http://schemas.openxmlformats.org/officeDocument/2006/relationships/endnotes" Target="endnotes.xml"/><Relationship Id="rId238" Type="http://schemas.openxmlformats.org/officeDocument/2006/relationships/oleObject" Target="embeddings/oleObject139.bin"/><Relationship Id="rId23" Type="http://schemas.openxmlformats.org/officeDocument/2006/relationships/oleObject" Target="embeddings/oleObject8.bin"/><Relationship Id="rId119" Type="http://schemas.openxmlformats.org/officeDocument/2006/relationships/oleObject" Target="embeddings/oleObject67.bin"/><Relationship Id="rId44" Type="http://schemas.openxmlformats.org/officeDocument/2006/relationships/oleObject" Target="embeddings/oleObject22.bin"/><Relationship Id="rId65" Type="http://schemas.openxmlformats.org/officeDocument/2006/relationships/image" Target="media/image26.wmf"/><Relationship Id="rId86" Type="http://schemas.openxmlformats.org/officeDocument/2006/relationships/oleObject" Target="embeddings/oleObject44.bin"/><Relationship Id="rId130" Type="http://schemas.openxmlformats.org/officeDocument/2006/relationships/oleObject" Target="embeddings/oleObject78.bin"/><Relationship Id="rId151" Type="http://schemas.openxmlformats.org/officeDocument/2006/relationships/oleObject" Target="embeddings/oleObject90.bin"/><Relationship Id="rId172" Type="http://schemas.openxmlformats.org/officeDocument/2006/relationships/oleObject" Target="embeddings/oleObject100.bin"/><Relationship Id="rId193" Type="http://schemas.openxmlformats.org/officeDocument/2006/relationships/image" Target="media/image75.wmf"/><Relationship Id="rId207" Type="http://schemas.openxmlformats.org/officeDocument/2006/relationships/image" Target="media/image80.wmf"/><Relationship Id="rId228" Type="http://schemas.openxmlformats.org/officeDocument/2006/relationships/oleObject" Target="embeddings/oleObject134.bin"/><Relationship Id="rId249" Type="http://schemas.openxmlformats.org/officeDocument/2006/relationships/header" Target="header3.xml"/><Relationship Id="rId13" Type="http://schemas.openxmlformats.org/officeDocument/2006/relationships/oleObject" Target="embeddings/oleObject3.bin"/><Relationship Id="rId109" Type="http://schemas.openxmlformats.org/officeDocument/2006/relationships/image" Target="media/image44.png"/><Relationship Id="rId34" Type="http://schemas.openxmlformats.org/officeDocument/2006/relationships/oleObject" Target="embeddings/oleObject16.bin"/><Relationship Id="rId55" Type="http://schemas.openxmlformats.org/officeDocument/2006/relationships/image" Target="media/image21.wmf"/><Relationship Id="rId76" Type="http://schemas.openxmlformats.org/officeDocument/2006/relationships/oleObject" Target="embeddings/oleObject39.bin"/><Relationship Id="rId97" Type="http://schemas.openxmlformats.org/officeDocument/2006/relationships/oleObject" Target="embeddings/oleObject52.bin"/><Relationship Id="rId120" Type="http://schemas.openxmlformats.org/officeDocument/2006/relationships/oleObject" Target="embeddings/oleObject68.bin"/><Relationship Id="rId141" Type="http://schemas.openxmlformats.org/officeDocument/2006/relationships/oleObject" Target="embeddings/oleObject85.bin"/><Relationship Id="rId7" Type="http://schemas.openxmlformats.org/officeDocument/2006/relationships/image" Target="media/image1.jpeg"/><Relationship Id="rId162" Type="http://schemas.openxmlformats.org/officeDocument/2006/relationships/image" Target="media/image61.png"/><Relationship Id="rId183" Type="http://schemas.openxmlformats.org/officeDocument/2006/relationships/oleObject" Target="embeddings/oleObject107.bin"/><Relationship Id="rId218" Type="http://schemas.openxmlformats.org/officeDocument/2006/relationships/oleObject" Target="embeddings/oleObject128.bin"/><Relationship Id="rId239" Type="http://schemas.openxmlformats.org/officeDocument/2006/relationships/image" Target="media/image94.wmf"/><Relationship Id="rId250" Type="http://schemas.openxmlformats.org/officeDocument/2006/relationships/footer" Target="footer3.xml"/><Relationship Id="rId24" Type="http://schemas.openxmlformats.org/officeDocument/2006/relationships/image" Target="media/image10.wmf"/><Relationship Id="rId45" Type="http://schemas.openxmlformats.org/officeDocument/2006/relationships/oleObject" Target="embeddings/oleObject23.bin"/><Relationship Id="rId66" Type="http://schemas.openxmlformats.org/officeDocument/2006/relationships/oleObject" Target="embeddings/oleObject34.bin"/><Relationship Id="rId87" Type="http://schemas.openxmlformats.org/officeDocument/2006/relationships/image" Target="media/image37.wmf"/><Relationship Id="rId110" Type="http://schemas.openxmlformats.org/officeDocument/2006/relationships/image" Target="media/image45.wmf"/><Relationship Id="rId131" Type="http://schemas.openxmlformats.org/officeDocument/2006/relationships/oleObject" Target="embeddings/oleObject79.bin"/><Relationship Id="rId152" Type="http://schemas.openxmlformats.org/officeDocument/2006/relationships/oleObject" Target="embeddings/oleObject91.bin"/><Relationship Id="rId173" Type="http://schemas.openxmlformats.org/officeDocument/2006/relationships/image" Target="media/image67.wmf"/><Relationship Id="rId194" Type="http://schemas.openxmlformats.org/officeDocument/2006/relationships/oleObject" Target="embeddings/oleObject113.bin"/><Relationship Id="rId208" Type="http://schemas.openxmlformats.org/officeDocument/2006/relationships/oleObject" Target="embeddings/oleObject122.bin"/><Relationship Id="rId229" Type="http://schemas.openxmlformats.org/officeDocument/2006/relationships/image" Target="media/image89.wmf"/><Relationship Id="rId240" Type="http://schemas.openxmlformats.org/officeDocument/2006/relationships/oleObject" Target="embeddings/oleObject140.bin"/><Relationship Id="rId14" Type="http://schemas.openxmlformats.org/officeDocument/2006/relationships/image" Target="media/image5.wmf"/><Relationship Id="rId35" Type="http://schemas.openxmlformats.org/officeDocument/2006/relationships/oleObject" Target="embeddings/oleObject17.bin"/><Relationship Id="rId56" Type="http://schemas.openxmlformats.org/officeDocument/2006/relationships/oleObject" Target="embeddings/oleObject29.bin"/><Relationship Id="rId77" Type="http://schemas.openxmlformats.org/officeDocument/2006/relationships/image" Target="media/image32.wmf"/><Relationship Id="rId100" Type="http://schemas.openxmlformats.org/officeDocument/2006/relationships/oleObject" Target="embeddings/oleObject54.bin"/><Relationship Id="rId8" Type="http://schemas.openxmlformats.org/officeDocument/2006/relationships/image" Target="media/image2.wmf"/><Relationship Id="rId98" Type="http://schemas.openxmlformats.org/officeDocument/2006/relationships/oleObject" Target="embeddings/oleObject53.bin"/><Relationship Id="rId121" Type="http://schemas.openxmlformats.org/officeDocument/2006/relationships/oleObject" Target="embeddings/oleObject69.bin"/><Relationship Id="rId142" Type="http://schemas.openxmlformats.org/officeDocument/2006/relationships/image" Target="media/image51.wmf"/><Relationship Id="rId163" Type="http://schemas.openxmlformats.org/officeDocument/2006/relationships/image" Target="media/image62.png"/><Relationship Id="rId184" Type="http://schemas.openxmlformats.org/officeDocument/2006/relationships/image" Target="media/image71.wmf"/><Relationship Id="rId219" Type="http://schemas.openxmlformats.org/officeDocument/2006/relationships/oleObject" Target="embeddings/oleObject129.bin"/><Relationship Id="rId230" Type="http://schemas.openxmlformats.org/officeDocument/2006/relationships/oleObject" Target="embeddings/oleObject135.bin"/><Relationship Id="rId251" Type="http://schemas.openxmlformats.org/officeDocument/2006/relationships/fontTable" Target="fontTable.xml"/><Relationship Id="rId25" Type="http://schemas.openxmlformats.org/officeDocument/2006/relationships/oleObject" Target="embeddings/oleObject9.bin"/><Relationship Id="rId46" Type="http://schemas.openxmlformats.org/officeDocument/2006/relationships/image" Target="media/image17.wmf"/><Relationship Id="rId67" Type="http://schemas.openxmlformats.org/officeDocument/2006/relationships/image" Target="media/image27.wmf"/><Relationship Id="rId88" Type="http://schemas.openxmlformats.org/officeDocument/2006/relationships/oleObject" Target="embeddings/oleObject45.bin"/><Relationship Id="rId111" Type="http://schemas.openxmlformats.org/officeDocument/2006/relationships/oleObject" Target="embeddings/oleObject60.bin"/><Relationship Id="rId132" Type="http://schemas.openxmlformats.org/officeDocument/2006/relationships/oleObject" Target="embeddings/oleObject80.bin"/><Relationship Id="rId153" Type="http://schemas.openxmlformats.org/officeDocument/2006/relationships/image" Target="media/image56.wmf"/><Relationship Id="rId174" Type="http://schemas.openxmlformats.org/officeDocument/2006/relationships/oleObject" Target="embeddings/oleObject101.bin"/><Relationship Id="rId195" Type="http://schemas.openxmlformats.org/officeDocument/2006/relationships/image" Target="media/image76.wmf"/><Relationship Id="rId209" Type="http://schemas.openxmlformats.org/officeDocument/2006/relationships/oleObject" Target="embeddings/oleObject123.bin"/><Relationship Id="rId220" Type="http://schemas.openxmlformats.org/officeDocument/2006/relationships/oleObject" Target="embeddings/oleObject130.bin"/><Relationship Id="rId241" Type="http://schemas.openxmlformats.org/officeDocument/2006/relationships/image" Target="media/image95.wmf"/><Relationship Id="rId15" Type="http://schemas.openxmlformats.org/officeDocument/2006/relationships/oleObject" Target="embeddings/oleObject4.bin"/><Relationship Id="rId36" Type="http://schemas.openxmlformats.org/officeDocument/2006/relationships/image" Target="media/image13.wmf"/><Relationship Id="rId57" Type="http://schemas.openxmlformats.org/officeDocument/2006/relationships/image" Target="media/image22.wmf"/><Relationship Id="rId78" Type="http://schemas.openxmlformats.org/officeDocument/2006/relationships/oleObject" Target="embeddings/oleObject40.bin"/><Relationship Id="rId99" Type="http://schemas.openxmlformats.org/officeDocument/2006/relationships/image" Target="media/image40.wmf"/><Relationship Id="rId101" Type="http://schemas.openxmlformats.org/officeDocument/2006/relationships/oleObject" Target="embeddings/oleObject55.bin"/><Relationship Id="rId122" Type="http://schemas.openxmlformats.org/officeDocument/2006/relationships/oleObject" Target="embeddings/oleObject70.bin"/><Relationship Id="rId143" Type="http://schemas.openxmlformats.org/officeDocument/2006/relationships/oleObject" Target="embeddings/oleObject86.bin"/><Relationship Id="rId164" Type="http://schemas.openxmlformats.org/officeDocument/2006/relationships/image" Target="media/image63.png"/><Relationship Id="rId185" Type="http://schemas.openxmlformats.org/officeDocument/2006/relationships/oleObject" Target="embeddings/oleObject108.bin"/><Relationship Id="rId9" Type="http://schemas.openxmlformats.org/officeDocument/2006/relationships/oleObject" Target="embeddings/oleObject1.bin"/><Relationship Id="rId210" Type="http://schemas.openxmlformats.org/officeDocument/2006/relationships/oleObject" Target="embeddings/oleObject124.bin"/><Relationship Id="rId26" Type="http://schemas.openxmlformats.org/officeDocument/2006/relationships/oleObject" Target="embeddings/oleObject10.bin"/><Relationship Id="rId231" Type="http://schemas.openxmlformats.org/officeDocument/2006/relationships/image" Target="media/image90.wmf"/><Relationship Id="rId252" Type="http://schemas.microsoft.com/office/2011/relationships/people" Target="people.xml"/><Relationship Id="rId47" Type="http://schemas.openxmlformats.org/officeDocument/2006/relationships/oleObject" Target="embeddings/oleObject24.bin"/><Relationship Id="rId68" Type="http://schemas.openxmlformats.org/officeDocument/2006/relationships/oleObject" Target="embeddings/oleObject35.bin"/><Relationship Id="rId89" Type="http://schemas.openxmlformats.org/officeDocument/2006/relationships/image" Target="media/image38.wmf"/><Relationship Id="rId112" Type="http://schemas.openxmlformats.org/officeDocument/2006/relationships/image" Target="media/image46.wmf"/><Relationship Id="rId133" Type="http://schemas.openxmlformats.org/officeDocument/2006/relationships/oleObject" Target="embeddings/oleObject81.bin"/><Relationship Id="rId154" Type="http://schemas.openxmlformats.org/officeDocument/2006/relationships/oleObject" Target="embeddings/oleObject92.bin"/><Relationship Id="rId175" Type="http://schemas.openxmlformats.org/officeDocument/2006/relationships/image" Target="media/image68.wmf"/><Relationship Id="rId196" Type="http://schemas.openxmlformats.org/officeDocument/2006/relationships/oleObject" Target="embeddings/oleObject114.bin"/><Relationship Id="rId200" Type="http://schemas.openxmlformats.org/officeDocument/2006/relationships/oleObject" Target="embeddings/oleObject117.bin"/><Relationship Id="rId16" Type="http://schemas.openxmlformats.org/officeDocument/2006/relationships/image" Target="media/image6.wmf"/><Relationship Id="rId221" Type="http://schemas.openxmlformats.org/officeDocument/2006/relationships/image" Target="media/image85.wmf"/><Relationship Id="rId242" Type="http://schemas.openxmlformats.org/officeDocument/2006/relationships/oleObject" Target="embeddings/oleObject141.bin"/><Relationship Id="rId37" Type="http://schemas.openxmlformats.org/officeDocument/2006/relationships/oleObject" Target="embeddings/oleObject18.bin"/><Relationship Id="rId58" Type="http://schemas.openxmlformats.org/officeDocument/2006/relationships/oleObject" Target="embeddings/oleObject30.bin"/><Relationship Id="rId79" Type="http://schemas.openxmlformats.org/officeDocument/2006/relationships/image" Target="media/image33.wmf"/><Relationship Id="rId102" Type="http://schemas.openxmlformats.org/officeDocument/2006/relationships/oleObject" Target="embeddings/oleObject56.bin"/><Relationship Id="rId123" Type="http://schemas.openxmlformats.org/officeDocument/2006/relationships/oleObject" Target="embeddings/oleObject71.bin"/><Relationship Id="rId144" Type="http://schemas.openxmlformats.org/officeDocument/2006/relationships/image" Target="media/image52.wmf"/><Relationship Id="rId90" Type="http://schemas.openxmlformats.org/officeDocument/2006/relationships/oleObject" Target="embeddings/oleObject46.bin"/><Relationship Id="rId165" Type="http://schemas.openxmlformats.org/officeDocument/2006/relationships/image" Target="media/image64.wmf"/><Relationship Id="rId186" Type="http://schemas.openxmlformats.org/officeDocument/2006/relationships/image" Target="media/image72.wmf"/><Relationship Id="rId211" Type="http://schemas.openxmlformats.org/officeDocument/2006/relationships/image" Target="media/image81.wmf"/><Relationship Id="rId232" Type="http://schemas.openxmlformats.org/officeDocument/2006/relationships/oleObject" Target="embeddings/oleObject136.bin"/><Relationship Id="rId253" Type="http://schemas.openxmlformats.org/officeDocument/2006/relationships/theme" Target="theme/theme1.xml"/><Relationship Id="rId27" Type="http://schemas.openxmlformats.org/officeDocument/2006/relationships/oleObject" Target="embeddings/oleObject11.bin"/><Relationship Id="rId48" Type="http://schemas.openxmlformats.org/officeDocument/2006/relationships/oleObject" Target="embeddings/oleObject25.bin"/><Relationship Id="rId69" Type="http://schemas.openxmlformats.org/officeDocument/2006/relationships/image" Target="media/image28.wmf"/><Relationship Id="rId113" Type="http://schemas.openxmlformats.org/officeDocument/2006/relationships/oleObject" Target="embeddings/oleObject61.bin"/><Relationship Id="rId134" Type="http://schemas.openxmlformats.org/officeDocument/2006/relationships/image" Target="media/image47.wmf"/><Relationship Id="rId80" Type="http://schemas.openxmlformats.org/officeDocument/2006/relationships/oleObject" Target="embeddings/oleObject41.bin"/><Relationship Id="rId155" Type="http://schemas.openxmlformats.org/officeDocument/2006/relationships/image" Target="media/image57.wmf"/><Relationship Id="rId176" Type="http://schemas.openxmlformats.org/officeDocument/2006/relationships/oleObject" Target="embeddings/oleObject102.bin"/><Relationship Id="rId197" Type="http://schemas.openxmlformats.org/officeDocument/2006/relationships/oleObject" Target="embeddings/oleObject115.bin"/><Relationship Id="rId201" Type="http://schemas.openxmlformats.org/officeDocument/2006/relationships/oleObject" Target="embeddings/oleObject118.bin"/><Relationship Id="rId222" Type="http://schemas.openxmlformats.org/officeDocument/2006/relationships/oleObject" Target="embeddings/oleObject131.bin"/><Relationship Id="rId243" Type="http://schemas.openxmlformats.org/officeDocument/2006/relationships/image" Target="media/image96.wmf"/><Relationship Id="rId17" Type="http://schemas.openxmlformats.org/officeDocument/2006/relationships/oleObject" Target="embeddings/oleObject5.bin"/><Relationship Id="rId38" Type="http://schemas.openxmlformats.org/officeDocument/2006/relationships/oleObject" Target="embeddings/oleObject19.bin"/><Relationship Id="rId59" Type="http://schemas.openxmlformats.org/officeDocument/2006/relationships/image" Target="media/image23.wmf"/><Relationship Id="rId103" Type="http://schemas.openxmlformats.org/officeDocument/2006/relationships/image" Target="media/image41.wmf"/><Relationship Id="rId124" Type="http://schemas.openxmlformats.org/officeDocument/2006/relationships/oleObject" Target="embeddings/oleObject72.bin"/><Relationship Id="rId70" Type="http://schemas.openxmlformats.org/officeDocument/2006/relationships/oleObject" Target="embeddings/oleObject36.bin"/><Relationship Id="rId91" Type="http://schemas.openxmlformats.org/officeDocument/2006/relationships/image" Target="media/image39.wmf"/><Relationship Id="rId145" Type="http://schemas.openxmlformats.org/officeDocument/2006/relationships/oleObject" Target="embeddings/oleObject87.bin"/><Relationship Id="rId166" Type="http://schemas.openxmlformats.org/officeDocument/2006/relationships/oleObject" Target="embeddings/oleObject96.bin"/><Relationship Id="rId187" Type="http://schemas.openxmlformats.org/officeDocument/2006/relationships/oleObject" Target="embeddings/oleObject109.bin"/><Relationship Id="rId1" Type="http://schemas.openxmlformats.org/officeDocument/2006/relationships/numbering" Target="numbering.xml"/><Relationship Id="rId212" Type="http://schemas.openxmlformats.org/officeDocument/2006/relationships/oleObject" Target="embeddings/oleObject125.bin"/><Relationship Id="rId233" Type="http://schemas.openxmlformats.org/officeDocument/2006/relationships/image" Target="media/image91.wmf"/><Relationship Id="rId28" Type="http://schemas.openxmlformats.org/officeDocument/2006/relationships/image" Target="media/image11.wmf"/><Relationship Id="rId49" Type="http://schemas.openxmlformats.org/officeDocument/2006/relationships/image" Target="media/image18.wmf"/><Relationship Id="rId114" Type="http://schemas.openxmlformats.org/officeDocument/2006/relationships/oleObject" Target="embeddings/oleObject62.bin"/><Relationship Id="rId60" Type="http://schemas.openxmlformats.org/officeDocument/2006/relationships/oleObject" Target="embeddings/oleObject31.bin"/><Relationship Id="rId81" Type="http://schemas.openxmlformats.org/officeDocument/2006/relationships/image" Target="media/image34.wmf"/><Relationship Id="rId135" Type="http://schemas.openxmlformats.org/officeDocument/2006/relationships/oleObject" Target="embeddings/oleObject82.bin"/><Relationship Id="rId156" Type="http://schemas.openxmlformats.org/officeDocument/2006/relationships/oleObject" Target="embeddings/oleObject93.bin"/><Relationship Id="rId177" Type="http://schemas.openxmlformats.org/officeDocument/2006/relationships/image" Target="media/image69.wmf"/><Relationship Id="rId198" Type="http://schemas.openxmlformats.org/officeDocument/2006/relationships/image" Target="media/image77.wmf"/><Relationship Id="rId202" Type="http://schemas.openxmlformats.org/officeDocument/2006/relationships/oleObject" Target="embeddings/oleObject119.bin"/><Relationship Id="rId223" Type="http://schemas.openxmlformats.org/officeDocument/2006/relationships/image" Target="media/image86.wmf"/><Relationship Id="rId244" Type="http://schemas.openxmlformats.org/officeDocument/2006/relationships/oleObject" Target="embeddings/oleObject142.bin"/><Relationship Id="rId18" Type="http://schemas.openxmlformats.org/officeDocument/2006/relationships/image" Target="media/image7.wmf"/><Relationship Id="rId39" Type="http://schemas.openxmlformats.org/officeDocument/2006/relationships/image" Target="media/image14.wmf"/><Relationship Id="rId50" Type="http://schemas.openxmlformats.org/officeDocument/2006/relationships/oleObject" Target="embeddings/oleObject26.bin"/><Relationship Id="rId104" Type="http://schemas.openxmlformats.org/officeDocument/2006/relationships/oleObject" Target="embeddings/oleObject57.bin"/><Relationship Id="rId125" Type="http://schemas.openxmlformats.org/officeDocument/2006/relationships/oleObject" Target="embeddings/oleObject73.bin"/><Relationship Id="rId146" Type="http://schemas.openxmlformats.org/officeDocument/2006/relationships/image" Target="media/image53.wmf"/><Relationship Id="rId167" Type="http://schemas.openxmlformats.org/officeDocument/2006/relationships/image" Target="media/image65.wmf"/><Relationship Id="rId188" Type="http://schemas.openxmlformats.org/officeDocument/2006/relationships/oleObject" Target="embeddings/oleObject110.bin"/><Relationship Id="rId71" Type="http://schemas.openxmlformats.org/officeDocument/2006/relationships/image" Target="media/image29.wmf"/><Relationship Id="rId92" Type="http://schemas.openxmlformats.org/officeDocument/2006/relationships/oleObject" Target="embeddings/oleObject47.bin"/><Relationship Id="rId213" Type="http://schemas.openxmlformats.org/officeDocument/2006/relationships/image" Target="media/image82.wmf"/><Relationship Id="rId234" Type="http://schemas.openxmlformats.org/officeDocument/2006/relationships/oleObject" Target="embeddings/oleObject137.bin"/><Relationship Id="rId2" Type="http://schemas.openxmlformats.org/officeDocument/2006/relationships/styles" Target="styles.xml"/><Relationship Id="rId29" Type="http://schemas.openxmlformats.org/officeDocument/2006/relationships/oleObject" Target="embeddings/oleObject12.bin"/><Relationship Id="rId40" Type="http://schemas.openxmlformats.org/officeDocument/2006/relationships/oleObject" Target="embeddings/oleObject20.bin"/><Relationship Id="rId115" Type="http://schemas.openxmlformats.org/officeDocument/2006/relationships/oleObject" Target="embeddings/oleObject63.bin"/><Relationship Id="rId136" Type="http://schemas.openxmlformats.org/officeDocument/2006/relationships/image" Target="media/image48.wmf"/><Relationship Id="rId157" Type="http://schemas.openxmlformats.org/officeDocument/2006/relationships/image" Target="media/image58.wmf"/><Relationship Id="rId178" Type="http://schemas.openxmlformats.org/officeDocument/2006/relationships/oleObject" Target="embeddings/oleObject103.bin"/><Relationship Id="rId61" Type="http://schemas.openxmlformats.org/officeDocument/2006/relationships/image" Target="media/image24.wmf"/><Relationship Id="rId82" Type="http://schemas.openxmlformats.org/officeDocument/2006/relationships/oleObject" Target="embeddings/oleObject42.bin"/><Relationship Id="rId199" Type="http://schemas.openxmlformats.org/officeDocument/2006/relationships/oleObject" Target="embeddings/oleObject116.bin"/><Relationship Id="rId203" Type="http://schemas.openxmlformats.org/officeDocument/2006/relationships/image" Target="media/image78.wmf"/><Relationship Id="rId19" Type="http://schemas.openxmlformats.org/officeDocument/2006/relationships/oleObject" Target="embeddings/oleObject6.bin"/><Relationship Id="rId224" Type="http://schemas.openxmlformats.org/officeDocument/2006/relationships/oleObject" Target="embeddings/oleObject132.bin"/><Relationship Id="rId245" Type="http://schemas.openxmlformats.org/officeDocument/2006/relationships/header" Target="header1.xml"/><Relationship Id="rId30" Type="http://schemas.openxmlformats.org/officeDocument/2006/relationships/oleObject" Target="embeddings/oleObject13.bin"/><Relationship Id="rId105" Type="http://schemas.openxmlformats.org/officeDocument/2006/relationships/image" Target="media/image42.wmf"/><Relationship Id="rId126" Type="http://schemas.openxmlformats.org/officeDocument/2006/relationships/oleObject" Target="embeddings/oleObject74.bin"/><Relationship Id="rId147" Type="http://schemas.openxmlformats.org/officeDocument/2006/relationships/oleObject" Target="embeddings/oleObject88.bin"/><Relationship Id="rId168" Type="http://schemas.openxmlformats.org/officeDocument/2006/relationships/oleObject" Target="embeddings/oleObject97.bin"/><Relationship Id="rId51" Type="http://schemas.openxmlformats.org/officeDocument/2006/relationships/image" Target="media/image19.wmf"/><Relationship Id="rId72" Type="http://schemas.openxmlformats.org/officeDocument/2006/relationships/oleObject" Target="embeddings/oleObject37.bin"/><Relationship Id="rId93" Type="http://schemas.openxmlformats.org/officeDocument/2006/relationships/oleObject" Target="embeddings/oleObject48.bin"/><Relationship Id="rId189" Type="http://schemas.openxmlformats.org/officeDocument/2006/relationships/image" Target="media/image73.wmf"/><Relationship Id="rId3" Type="http://schemas.openxmlformats.org/officeDocument/2006/relationships/settings" Target="settings.xml"/><Relationship Id="rId214" Type="http://schemas.openxmlformats.org/officeDocument/2006/relationships/oleObject" Target="embeddings/oleObject126.bin"/><Relationship Id="rId235" Type="http://schemas.openxmlformats.org/officeDocument/2006/relationships/image" Target="media/image92.wmf"/><Relationship Id="rId116" Type="http://schemas.openxmlformats.org/officeDocument/2006/relationships/oleObject" Target="embeddings/oleObject64.bin"/><Relationship Id="rId137" Type="http://schemas.openxmlformats.org/officeDocument/2006/relationships/oleObject" Target="embeddings/oleObject83.bin"/><Relationship Id="rId158" Type="http://schemas.openxmlformats.org/officeDocument/2006/relationships/oleObject" Target="embeddings/oleObject94.bin"/><Relationship Id="rId20" Type="http://schemas.openxmlformats.org/officeDocument/2006/relationships/image" Target="media/image8.wmf"/><Relationship Id="rId41" Type="http://schemas.openxmlformats.org/officeDocument/2006/relationships/image" Target="media/image15.wmf"/><Relationship Id="rId62" Type="http://schemas.openxmlformats.org/officeDocument/2006/relationships/oleObject" Target="embeddings/oleObject32.bin"/><Relationship Id="rId83" Type="http://schemas.openxmlformats.org/officeDocument/2006/relationships/image" Target="media/image35.wmf"/><Relationship Id="rId179" Type="http://schemas.openxmlformats.org/officeDocument/2006/relationships/image" Target="media/image70.wmf"/><Relationship Id="rId190" Type="http://schemas.openxmlformats.org/officeDocument/2006/relationships/oleObject" Target="embeddings/oleObject111.bin"/><Relationship Id="rId204" Type="http://schemas.openxmlformats.org/officeDocument/2006/relationships/oleObject" Target="embeddings/oleObject120.bin"/><Relationship Id="rId225" Type="http://schemas.openxmlformats.org/officeDocument/2006/relationships/image" Target="media/image87.wmf"/><Relationship Id="rId246" Type="http://schemas.openxmlformats.org/officeDocument/2006/relationships/header" Target="header2.xml"/><Relationship Id="rId106" Type="http://schemas.openxmlformats.org/officeDocument/2006/relationships/oleObject" Target="embeddings/oleObject58.bin"/><Relationship Id="rId127" Type="http://schemas.openxmlformats.org/officeDocument/2006/relationships/oleObject" Target="embeddings/oleObject75.bin"/><Relationship Id="rId10" Type="http://schemas.openxmlformats.org/officeDocument/2006/relationships/image" Target="media/image3.wmf"/><Relationship Id="rId31" Type="http://schemas.openxmlformats.org/officeDocument/2006/relationships/oleObject" Target="embeddings/oleObject14.bin"/><Relationship Id="rId52" Type="http://schemas.openxmlformats.org/officeDocument/2006/relationships/oleObject" Target="embeddings/oleObject27.bin"/><Relationship Id="rId73" Type="http://schemas.openxmlformats.org/officeDocument/2006/relationships/image" Target="media/image30.wmf"/><Relationship Id="rId94" Type="http://schemas.openxmlformats.org/officeDocument/2006/relationships/oleObject" Target="embeddings/oleObject49.bin"/><Relationship Id="rId148" Type="http://schemas.openxmlformats.org/officeDocument/2006/relationships/image" Target="media/image54.wmf"/><Relationship Id="rId169" Type="http://schemas.openxmlformats.org/officeDocument/2006/relationships/oleObject" Target="embeddings/oleObject98.bin"/><Relationship Id="rId4" Type="http://schemas.openxmlformats.org/officeDocument/2006/relationships/webSettings" Target="webSettings.xml"/><Relationship Id="rId180" Type="http://schemas.openxmlformats.org/officeDocument/2006/relationships/oleObject" Target="embeddings/oleObject104.bin"/><Relationship Id="rId215" Type="http://schemas.openxmlformats.org/officeDocument/2006/relationships/image" Target="media/image83.wmf"/><Relationship Id="rId236" Type="http://schemas.openxmlformats.org/officeDocument/2006/relationships/oleObject" Target="embeddings/oleObject138.bin"/></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794</TotalTime>
  <Pages>1</Pages>
  <Words>9844</Words>
  <Characters>10830</Characters>
  <Application>Microsoft Office Word</Application>
  <DocSecurity>0</DocSecurity>
  <Lines>541</Lines>
  <Paragraphs>469</Paragraphs>
  <ScaleCrop>false</ScaleCrop>
  <Company/>
  <LinksUpToDate>false</LinksUpToDate>
  <CharactersWithSpaces>20205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顾雪鹏</dc:creator>
  <cp:lastModifiedBy>星博 毛</cp:lastModifiedBy>
  <cp:revision>17</cp:revision>
  <cp:lastPrinted>2025-09-06T21:41:00Z</cp:lastPrinted>
  <dcterms:created xsi:type="dcterms:W3CDTF">2025-09-06T06:22:00Z</dcterms:created>
  <dcterms:modified xsi:type="dcterms:W3CDTF">2025-09-07T07:53:00Z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eyJoZGlkIjoiZDc1ZjNmMDk0NWFhNjg2YWU2ZDlmOThlYjIyMWYxMzYiLCJ1c2VySWQiOiIxMTcwMjg0ODg5In0=</vt:lpwstr>
  </property>
  <property fmtid="{D5CDD505-2E9C-101B-9397-08002B2CF9AE}" pid="4" name="ICV">
    <vt:lpwstr>1932F94CEB36715D6120B068AECBBC83_43</vt:lpwstr>
  </property>
  <property fmtid="{D5CDD505-2E9C-101B-9397-08002B2CF9AE}" pid="5" name="AMWinEqns">
    <vt:bool>true</vt:bool>
  </property>
</Properties>
</file>